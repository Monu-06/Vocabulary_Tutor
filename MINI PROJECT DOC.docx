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C1FEB" w14:textId="77777777" w:rsidR="005524FC" w:rsidRDefault="00DD5BE9">
      <w:pPr>
        <w:pStyle w:val="Heading5"/>
        <w:spacing w:before="71" w:line="276" w:lineRule="auto"/>
        <w:ind w:right="1507"/>
      </w:pPr>
      <w:bookmarkStart w:id="0" w:name="_Hlk89635691"/>
      <w:bookmarkEnd w:id="0"/>
      <w:r>
        <w:rPr>
          <w:color w:val="212121"/>
        </w:rPr>
        <w:t>A Project report on</w:t>
      </w:r>
    </w:p>
    <w:p w14:paraId="198162F9" w14:textId="77777777" w:rsidR="005524FC" w:rsidRDefault="00DD5BE9">
      <w:pPr>
        <w:spacing w:line="276" w:lineRule="auto"/>
        <w:ind w:left="1563" w:right="1509"/>
        <w:jc w:val="center"/>
        <w:rPr>
          <w:b/>
          <w:bCs/>
          <w:color w:val="C00000"/>
          <w:sz w:val="32"/>
          <w:szCs w:val="32"/>
          <w:u w:val="single"/>
        </w:rPr>
      </w:pPr>
      <w:r>
        <w:rPr>
          <w:rFonts w:eastAsiaTheme="minorHAnsi"/>
          <w:b/>
          <w:bCs/>
          <w:color w:val="FF0000"/>
          <w:sz w:val="32"/>
          <w:szCs w:val="32"/>
          <w:u w:val="single"/>
          <w:lang w:val="en-IN"/>
        </w:rPr>
        <w:t>VOCABULARY TUTOR</w:t>
      </w:r>
    </w:p>
    <w:p w14:paraId="13BEB3D1" w14:textId="77777777" w:rsidR="005524FC" w:rsidRDefault="00DD5BE9">
      <w:pPr>
        <w:pStyle w:val="Heading6"/>
        <w:spacing w:before="250" w:line="276" w:lineRule="auto"/>
        <w:ind w:left="1563" w:right="1519"/>
        <w:rPr>
          <w:sz w:val="24"/>
          <w:szCs w:val="24"/>
        </w:rPr>
      </w:pPr>
      <w:r>
        <w:rPr>
          <w:color w:val="000080"/>
          <w:sz w:val="24"/>
          <w:szCs w:val="24"/>
        </w:rPr>
        <w:t>A Dissertation submitted to JNTU Hyderabad in partial fulfillment of the academic requirements for the award of the degree.</w:t>
      </w:r>
    </w:p>
    <w:p w14:paraId="160505BC" w14:textId="77777777" w:rsidR="005524FC" w:rsidRDefault="005524FC">
      <w:pPr>
        <w:spacing w:before="2" w:line="240" w:lineRule="auto"/>
        <w:jc w:val="center"/>
        <w:rPr>
          <w:sz w:val="24"/>
          <w:szCs w:val="24"/>
        </w:rPr>
      </w:pPr>
    </w:p>
    <w:p w14:paraId="59B9C899" w14:textId="77777777" w:rsidR="005524FC" w:rsidRDefault="00DD5BE9">
      <w:pPr>
        <w:spacing w:before="1" w:line="240" w:lineRule="auto"/>
        <w:ind w:left="1563" w:right="981"/>
        <w:jc w:val="center"/>
        <w:rPr>
          <w:b/>
          <w:sz w:val="40"/>
        </w:rPr>
      </w:pPr>
      <w:r>
        <w:rPr>
          <w:b/>
          <w:sz w:val="40"/>
        </w:rPr>
        <w:t>Bachelor of Technology</w:t>
      </w:r>
    </w:p>
    <w:p w14:paraId="4751847A" w14:textId="77777777" w:rsidR="005524FC" w:rsidRDefault="00DD5BE9">
      <w:pPr>
        <w:spacing w:before="1" w:line="240" w:lineRule="auto"/>
        <w:ind w:left="1563" w:right="981" w:firstLineChars="1193" w:firstLine="4312"/>
        <w:jc w:val="both"/>
        <w:rPr>
          <w:b/>
          <w:sz w:val="40"/>
        </w:rPr>
      </w:pPr>
      <w:r>
        <w:rPr>
          <w:b/>
          <w:color w:val="800000"/>
          <w:sz w:val="36"/>
        </w:rPr>
        <w:t>in</w:t>
      </w:r>
    </w:p>
    <w:p w14:paraId="1D540F91" w14:textId="77777777" w:rsidR="005524FC" w:rsidRDefault="00DD5BE9">
      <w:pPr>
        <w:spacing w:line="240" w:lineRule="auto"/>
        <w:ind w:left="1563" w:right="1514"/>
        <w:jc w:val="center"/>
        <w:rPr>
          <w:b/>
          <w:sz w:val="36"/>
        </w:rPr>
      </w:pPr>
      <w:r>
        <w:rPr>
          <w:b/>
          <w:color w:val="800000"/>
          <w:sz w:val="36"/>
        </w:rPr>
        <w:t>Computer Science and Engineering</w:t>
      </w:r>
    </w:p>
    <w:p w14:paraId="3CE5FFF3" w14:textId="77777777" w:rsidR="005524FC" w:rsidRDefault="00DD5BE9">
      <w:pPr>
        <w:pStyle w:val="BodyText"/>
        <w:spacing w:before="197" w:line="240" w:lineRule="auto"/>
        <w:ind w:left="1563" w:right="1501" w:firstLineChars="1770" w:firstLine="3894"/>
        <w:jc w:val="both"/>
        <w:rPr>
          <w:rFonts w:ascii="Times New Roman" w:hAnsi="Times New Roman" w:cs="Times New Roman"/>
        </w:rPr>
      </w:pPr>
      <w:r>
        <w:rPr>
          <w:rFonts w:ascii="Times New Roman" w:hAnsi="Times New Roman" w:cs="Times New Roman"/>
          <w:color w:val="212121"/>
          <w:u w:val="single" w:color="212121"/>
        </w:rPr>
        <w:t>Submitted by</w:t>
      </w:r>
    </w:p>
    <w:p w14:paraId="5E98D1AF" w14:textId="77777777" w:rsidR="005524FC" w:rsidRDefault="00DD5BE9">
      <w:pPr>
        <w:pStyle w:val="BodyText"/>
        <w:spacing w:line="240" w:lineRule="auto"/>
        <w:ind w:right="1515"/>
        <w:jc w:val="center"/>
        <w:rPr>
          <w:rFonts w:ascii="Times New Roman" w:hAnsi="Times New Roman" w:cs="Times New Roman"/>
          <w:color w:val="C00000"/>
          <w:lang w:val="en-IN"/>
        </w:rPr>
      </w:pPr>
      <w:r>
        <w:rPr>
          <w:rFonts w:ascii="Times New Roman" w:hAnsi="Times New Roman" w:cs="Times New Roman"/>
          <w:b/>
          <w:bCs/>
          <w:color w:val="C00000"/>
          <w:lang w:val="en-IN"/>
        </w:rPr>
        <w:t xml:space="preserve">                               </w:t>
      </w:r>
      <w:r>
        <w:rPr>
          <w:rFonts w:ascii="Times New Roman" w:hAnsi="Times New Roman" w:cs="Times New Roman"/>
          <w:b/>
          <w:bCs/>
          <w:color w:val="C00000"/>
          <w:u w:val="single"/>
          <w:lang w:val="en-IN"/>
        </w:rPr>
        <w:t xml:space="preserve"> Batch - 92</w:t>
      </w:r>
    </w:p>
    <w:p w14:paraId="27B1208F" w14:textId="77777777" w:rsidR="005524FC" w:rsidRDefault="00DD5BE9">
      <w:pPr>
        <w:pStyle w:val="BodyText"/>
        <w:ind w:right="1515" w:firstLineChars="2000" w:firstLine="4417"/>
        <w:jc w:val="both"/>
        <w:rPr>
          <w:rFonts w:ascii="Times New Roman" w:hAnsi="Times New Roman" w:cs="Times New Roman"/>
          <w:color w:val="000080"/>
          <w:lang w:val="en-IN"/>
        </w:rPr>
      </w:pPr>
      <w:r>
        <w:rPr>
          <w:rFonts w:ascii="Times New Roman" w:hAnsi="Times New Roman" w:cs="Times New Roman"/>
          <w:b/>
          <w:bCs/>
          <w:color w:val="000080"/>
          <w:lang w:val="en-IN"/>
        </w:rPr>
        <w:t>19H51A05P0 - MOIN ASHIQ</w:t>
      </w:r>
    </w:p>
    <w:p w14:paraId="513ADCB3" w14:textId="77777777" w:rsidR="005524FC" w:rsidRDefault="00DD5BE9">
      <w:pPr>
        <w:pStyle w:val="BodyText"/>
        <w:ind w:right="1515" w:firstLineChars="2000" w:firstLine="4417"/>
        <w:jc w:val="both"/>
        <w:rPr>
          <w:rFonts w:ascii="Times New Roman" w:hAnsi="Times New Roman" w:cs="Times New Roman"/>
          <w:b/>
          <w:bCs/>
          <w:color w:val="000080"/>
          <w:lang w:val="en-IN"/>
        </w:rPr>
      </w:pPr>
      <w:r>
        <w:rPr>
          <w:rFonts w:ascii="Times New Roman" w:hAnsi="Times New Roman" w:cs="Times New Roman"/>
          <w:b/>
          <w:bCs/>
          <w:color w:val="000080"/>
          <w:lang w:val="en-IN"/>
        </w:rPr>
        <w:t>19H51A05N8 - M. MOUNIKA</w:t>
      </w:r>
    </w:p>
    <w:p w14:paraId="5A319532" w14:textId="77777777" w:rsidR="005524FC" w:rsidRDefault="00DD5BE9">
      <w:pPr>
        <w:pStyle w:val="BodyText"/>
        <w:ind w:left="1440" w:right="1515" w:firstLine="720"/>
        <w:jc w:val="center"/>
        <w:rPr>
          <w:rFonts w:ascii="Times New Roman" w:hAnsi="Times New Roman" w:cs="Times New Roman"/>
          <w:color w:val="000080"/>
          <w:lang w:val="en-IN"/>
        </w:rPr>
      </w:pPr>
      <w:r>
        <w:rPr>
          <w:rFonts w:ascii="Times New Roman" w:hAnsi="Times New Roman" w:cs="Times New Roman"/>
          <w:b/>
          <w:bCs/>
          <w:color w:val="000080"/>
          <w:lang w:val="en-IN"/>
        </w:rPr>
        <w:t xml:space="preserve">     19H51A05N6 – K. JAI SANTOSH BABU</w:t>
      </w:r>
    </w:p>
    <w:p w14:paraId="3B3574A8" w14:textId="77777777" w:rsidR="005524FC" w:rsidRDefault="005524FC">
      <w:pPr>
        <w:pStyle w:val="BodyText"/>
        <w:spacing w:line="240" w:lineRule="auto"/>
        <w:ind w:right="1515"/>
        <w:jc w:val="center"/>
        <w:rPr>
          <w:rFonts w:ascii="Times New Roman" w:hAnsi="Times New Roman" w:cs="Times New Roman"/>
          <w:color w:val="000080"/>
        </w:rPr>
      </w:pPr>
    </w:p>
    <w:p w14:paraId="0CC9348A" w14:textId="77777777" w:rsidR="005524FC" w:rsidRDefault="00DD5BE9">
      <w:pPr>
        <w:pStyle w:val="BodyText"/>
        <w:spacing w:line="240" w:lineRule="auto"/>
        <w:ind w:right="1515" w:firstLineChars="2250" w:firstLine="4950"/>
        <w:jc w:val="both"/>
        <w:rPr>
          <w:rFonts w:ascii="Times New Roman" w:hAnsi="Times New Roman" w:cs="Times New Roman"/>
          <w:color w:val="000080"/>
        </w:rPr>
      </w:pPr>
      <w:r>
        <w:rPr>
          <w:rFonts w:ascii="Times New Roman" w:hAnsi="Times New Roman" w:cs="Times New Roman"/>
          <w:color w:val="000080"/>
        </w:rPr>
        <w:t>Under the esteemed guidance of</w:t>
      </w:r>
    </w:p>
    <w:p w14:paraId="1DF14E01" w14:textId="77777777" w:rsidR="005524FC" w:rsidRDefault="00DD5BE9">
      <w:pPr>
        <w:pStyle w:val="BodyText"/>
        <w:spacing w:line="240" w:lineRule="auto"/>
        <w:ind w:right="1515" w:firstLineChars="2500" w:firstLine="5521"/>
        <w:jc w:val="both"/>
        <w:rPr>
          <w:rFonts w:ascii="Times New Roman" w:hAnsi="Times New Roman" w:cs="Times New Roman"/>
          <w:color w:val="000080"/>
          <w:lang w:val="en-IN"/>
        </w:rPr>
      </w:pPr>
      <w:r>
        <w:rPr>
          <w:rFonts w:ascii="Times New Roman" w:hAnsi="Times New Roman" w:cs="Times New Roman"/>
          <w:b/>
          <w:bCs/>
          <w:color w:val="000080"/>
          <w:lang w:val="en-IN"/>
        </w:rPr>
        <w:t>M. KAMALA</w:t>
      </w:r>
    </w:p>
    <w:p w14:paraId="4D4A34DC" w14:textId="77777777" w:rsidR="005524FC" w:rsidRDefault="00DD5BE9">
      <w:pPr>
        <w:pStyle w:val="BodyText"/>
        <w:spacing w:before="1" w:line="240" w:lineRule="auto"/>
        <w:ind w:right="4467" w:firstLineChars="2350" w:firstLine="5170"/>
        <w:jc w:val="both"/>
        <w:rPr>
          <w:rFonts w:ascii="Times New Roman" w:hAnsi="Times New Roman" w:cs="Times New Roman"/>
        </w:rPr>
      </w:pPr>
      <w:r>
        <w:rPr>
          <w:rFonts w:ascii="Times New Roman" w:hAnsi="Times New Roman" w:cs="Times New Roman"/>
          <w:color w:val="000080"/>
        </w:rPr>
        <w:t>(Assistant Professor)</w:t>
      </w:r>
    </w:p>
    <w:p w14:paraId="32DAB41D" w14:textId="77777777" w:rsidR="005524FC" w:rsidRDefault="00DD5BE9">
      <w:pPr>
        <w:ind w:left="1563" w:right="1408"/>
        <w:jc w:val="both"/>
        <w:rPr>
          <w:sz w:val="20"/>
        </w:rPr>
      </w:pPr>
      <w:r>
        <w:rPr>
          <w:noProof/>
        </w:rPr>
        <w:drawing>
          <wp:anchor distT="0" distB="0" distL="0" distR="0" simplePos="0" relativeHeight="251659264" behindDoc="0" locked="0" layoutInCell="1" allowOverlap="1" wp14:anchorId="25E96516" wp14:editId="05D7BEB5">
            <wp:simplePos x="0" y="0"/>
            <wp:positionH relativeFrom="margin">
              <wp:posOffset>3187065</wp:posOffset>
            </wp:positionH>
            <wp:positionV relativeFrom="paragraph">
              <wp:posOffset>203200</wp:posOffset>
            </wp:positionV>
            <wp:extent cx="1351280" cy="1240790"/>
            <wp:effectExtent l="0" t="0" r="127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9" cstate="print"/>
                    <a:stretch>
                      <a:fillRect/>
                    </a:stretch>
                  </pic:blipFill>
                  <pic:spPr>
                    <a:xfrm>
                      <a:off x="0" y="0"/>
                      <a:ext cx="1351280" cy="1240790"/>
                    </a:xfrm>
                    <a:prstGeom prst="rect">
                      <a:avLst/>
                    </a:prstGeom>
                  </pic:spPr>
                </pic:pic>
              </a:graphicData>
            </a:graphic>
          </wp:anchor>
        </w:drawing>
      </w:r>
    </w:p>
    <w:p w14:paraId="0B3C8E5C" w14:textId="77777777" w:rsidR="005524FC" w:rsidRDefault="005524FC">
      <w:pPr>
        <w:ind w:left="1563" w:right="1408"/>
        <w:jc w:val="both"/>
        <w:rPr>
          <w:b/>
          <w:color w:val="000080"/>
          <w:sz w:val="30"/>
        </w:rPr>
      </w:pPr>
    </w:p>
    <w:p w14:paraId="2D2E2063" w14:textId="77777777" w:rsidR="005524FC" w:rsidRDefault="00DD5BE9">
      <w:pPr>
        <w:ind w:left="1563" w:right="1408"/>
        <w:jc w:val="center"/>
        <w:rPr>
          <w:b/>
          <w:sz w:val="30"/>
        </w:rPr>
      </w:pPr>
      <w:r>
        <w:rPr>
          <w:b/>
          <w:color w:val="000080"/>
          <w:sz w:val="30"/>
        </w:rPr>
        <w:t>Department of Computer Science and Engineering</w:t>
      </w:r>
    </w:p>
    <w:p w14:paraId="5D9D3BF2" w14:textId="77777777" w:rsidR="005524FC" w:rsidRDefault="005524FC">
      <w:pPr>
        <w:ind w:left="1563" w:right="1408"/>
        <w:jc w:val="center"/>
        <w:rPr>
          <w:b/>
          <w:sz w:val="30"/>
        </w:rPr>
      </w:pPr>
    </w:p>
    <w:p w14:paraId="7411A5C7" w14:textId="77777777" w:rsidR="005524FC" w:rsidRDefault="00DD5BE9">
      <w:pPr>
        <w:spacing w:line="366" w:lineRule="exact"/>
        <w:ind w:left="1563" w:right="1505"/>
        <w:jc w:val="center"/>
        <w:rPr>
          <w:b/>
          <w:sz w:val="32"/>
        </w:rPr>
      </w:pPr>
      <w:r>
        <w:rPr>
          <w:b/>
          <w:color w:val="000080"/>
          <w:sz w:val="32"/>
        </w:rPr>
        <w:t>CMR COLLEGE OF ENGINEERING AND TECHNOLOGY</w:t>
      </w:r>
    </w:p>
    <w:p w14:paraId="6411AE97" w14:textId="77777777" w:rsidR="005524FC" w:rsidRDefault="00DD5BE9">
      <w:pPr>
        <w:spacing w:line="159" w:lineRule="exact"/>
        <w:ind w:left="1563" w:right="1513"/>
        <w:jc w:val="center"/>
        <w:rPr>
          <w:sz w:val="14"/>
          <w:szCs w:val="14"/>
        </w:rPr>
      </w:pPr>
      <w:r>
        <w:rPr>
          <w:sz w:val="14"/>
          <w:szCs w:val="14"/>
        </w:rPr>
        <w:t>(An Autonomous Institution under UGC &amp; JNTUH, Approved by AICTE, Permanently Affiliated to JNTUH, Accredited by NBA.)</w:t>
      </w:r>
    </w:p>
    <w:p w14:paraId="1563B4E5" w14:textId="77777777" w:rsidR="005524FC" w:rsidRDefault="00DD5BE9">
      <w:pPr>
        <w:spacing w:line="229" w:lineRule="exact"/>
        <w:ind w:left="1563" w:right="1503"/>
        <w:jc w:val="center"/>
        <w:rPr>
          <w:sz w:val="20"/>
        </w:rPr>
      </w:pPr>
      <w:r>
        <w:rPr>
          <w:color w:val="000080"/>
          <w:sz w:val="20"/>
        </w:rPr>
        <w:t>KANDLAKOYA, MEDCHAL ROAD, HYDERABAD - 501401.</w:t>
      </w:r>
    </w:p>
    <w:p w14:paraId="2D1F6718" w14:textId="77777777" w:rsidR="005524FC" w:rsidRDefault="00DD5BE9">
      <w:pPr>
        <w:pStyle w:val="Heading4"/>
        <w:ind w:right="1510" w:firstLineChars="1100" w:firstLine="3534"/>
        <w:jc w:val="both"/>
      </w:pPr>
      <w:r>
        <w:rPr>
          <w:color w:val="538DD3"/>
        </w:rPr>
        <w:t>2019- 2023</w:t>
      </w:r>
    </w:p>
    <w:p w14:paraId="28C2DC83" w14:textId="77777777" w:rsidR="005524FC" w:rsidRDefault="005524FC">
      <w:pPr>
        <w:sectPr w:rsidR="005524FC">
          <w:headerReference w:type="default" r:id="rId10"/>
          <w:footerReference w:type="default" r:id="rId11"/>
          <w:type w:val="continuous"/>
          <w:pgSz w:w="12240" w:h="15840"/>
          <w:pgMar w:top="920" w:right="300" w:bottom="280" w:left="160" w:header="170" w:footer="170" w:gutter="0"/>
          <w:pgBorders w:offsetFrom="page">
            <w:top w:val="double" w:sz="4" w:space="26" w:color="auto"/>
            <w:left w:val="double" w:sz="4" w:space="25" w:color="auto"/>
            <w:bottom w:val="double" w:sz="4" w:space="27" w:color="auto"/>
            <w:right w:val="double" w:sz="4" w:space="25" w:color="auto"/>
          </w:pgBorders>
          <w:cols w:space="720"/>
          <w:docGrid w:linePitch="299"/>
        </w:sectPr>
      </w:pPr>
    </w:p>
    <w:p w14:paraId="56924A6E" w14:textId="77777777" w:rsidR="005524FC" w:rsidRDefault="00DD5BE9">
      <w:pPr>
        <w:spacing w:before="68" w:line="391" w:lineRule="exact"/>
        <w:ind w:left="1563" w:right="1518"/>
        <w:jc w:val="center"/>
        <w:rPr>
          <w:b/>
          <w:sz w:val="34"/>
        </w:rPr>
      </w:pPr>
      <w:r>
        <w:rPr>
          <w:b/>
          <w:color w:val="C00000"/>
          <w:sz w:val="34"/>
        </w:rPr>
        <w:lastRenderedPageBreak/>
        <w:t>CMR COLLEGE OF ENGINEERING &amp; TECHNOLOGY</w:t>
      </w:r>
    </w:p>
    <w:p w14:paraId="453E4AAF" w14:textId="77777777" w:rsidR="005524FC" w:rsidRDefault="00DD5BE9">
      <w:pPr>
        <w:pStyle w:val="BodyText"/>
        <w:spacing w:line="253" w:lineRule="exact"/>
        <w:ind w:left="1563" w:right="1501"/>
        <w:jc w:val="center"/>
        <w:rPr>
          <w:rFonts w:ascii="Times New Roman" w:hAnsi="Times New Roman" w:cs="Times New Roman"/>
        </w:rPr>
      </w:pPr>
      <w:r>
        <w:rPr>
          <w:rFonts w:ascii="Times New Roman" w:hAnsi="Times New Roman" w:cs="Times New Roman"/>
        </w:rPr>
        <w:t>KANDLAKOYA, MEDCHAL ROAD, HYDERABAD – 501401</w:t>
      </w:r>
    </w:p>
    <w:p w14:paraId="01C3E48F" w14:textId="77777777" w:rsidR="005524FC" w:rsidRDefault="00DD5BE9">
      <w:pPr>
        <w:spacing w:before="1"/>
        <w:ind w:left="1557" w:right="1519"/>
        <w:jc w:val="center"/>
        <w:rPr>
          <w:b/>
          <w:sz w:val="26"/>
        </w:rPr>
      </w:pPr>
      <w:r>
        <w:rPr>
          <w:noProof/>
        </w:rPr>
        <w:drawing>
          <wp:anchor distT="0" distB="0" distL="0" distR="0" simplePos="0" relativeHeight="251662336" behindDoc="0" locked="0" layoutInCell="1" allowOverlap="1" wp14:anchorId="40BBE4B2" wp14:editId="03414A53">
            <wp:simplePos x="0" y="0"/>
            <wp:positionH relativeFrom="page">
              <wp:posOffset>3041650</wp:posOffset>
            </wp:positionH>
            <wp:positionV relativeFrom="paragraph">
              <wp:posOffset>419100</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12" cstate="print"/>
                    <a:stretch>
                      <a:fillRect/>
                    </a:stretch>
                  </pic:blipFill>
                  <pic:spPr>
                    <a:xfrm>
                      <a:off x="0" y="0"/>
                      <a:ext cx="1314450" cy="1210945"/>
                    </a:xfrm>
                    <a:prstGeom prst="rect">
                      <a:avLst/>
                    </a:prstGeom>
                  </pic:spPr>
                </pic:pic>
              </a:graphicData>
            </a:graphic>
          </wp:anchor>
        </w:drawing>
      </w:r>
      <w:r>
        <w:rPr>
          <w:b/>
          <w:color w:val="0000FF"/>
          <w:sz w:val="26"/>
        </w:rPr>
        <w:t>DEPARTMENT OF COMPUTER SCIENCE AND ENGINEERING</w:t>
      </w:r>
    </w:p>
    <w:p w14:paraId="5323F247" w14:textId="77777777" w:rsidR="005524FC" w:rsidRDefault="005524FC">
      <w:pPr>
        <w:pStyle w:val="Heading4"/>
        <w:ind w:left="1039" w:right="1519"/>
      </w:pPr>
    </w:p>
    <w:p w14:paraId="25126DB5" w14:textId="77777777" w:rsidR="005524FC" w:rsidRDefault="00DD5BE9">
      <w:pPr>
        <w:pStyle w:val="Heading4"/>
        <w:ind w:left="1039" w:right="1519"/>
      </w:pPr>
      <w:r>
        <w:t>CERTIFICATE</w:t>
      </w:r>
    </w:p>
    <w:p w14:paraId="4F07700D" w14:textId="77777777" w:rsidR="005524FC" w:rsidRDefault="00DD5BE9">
      <w:pPr>
        <w:spacing w:line="360" w:lineRule="auto"/>
        <w:ind w:left="1175" w:right="1221"/>
        <w:jc w:val="both"/>
        <w:rPr>
          <w:sz w:val="28"/>
          <w:szCs w:val="28"/>
        </w:rPr>
      </w:pPr>
      <w:r>
        <w:rPr>
          <w:sz w:val="28"/>
          <w:szCs w:val="28"/>
        </w:rPr>
        <w:t xml:space="preserve">This </w:t>
      </w:r>
      <w:r>
        <w:rPr>
          <w:spacing w:val="-3"/>
          <w:sz w:val="28"/>
          <w:szCs w:val="28"/>
        </w:rPr>
        <w:t xml:space="preserve">is </w:t>
      </w:r>
      <w:r>
        <w:rPr>
          <w:sz w:val="28"/>
          <w:szCs w:val="28"/>
        </w:rPr>
        <w:t xml:space="preserve">to certify that the Mini Project-1 report entitled </w:t>
      </w:r>
      <w:r>
        <w:rPr>
          <w:b/>
          <w:sz w:val="28"/>
          <w:szCs w:val="28"/>
        </w:rPr>
        <w:t>"</w:t>
      </w:r>
      <w:r>
        <w:rPr>
          <w:rFonts w:eastAsiaTheme="minorHAnsi"/>
          <w:b/>
          <w:bCs/>
          <w:sz w:val="28"/>
          <w:szCs w:val="28"/>
          <w:u w:val="single"/>
          <w:lang w:val="en-IN"/>
        </w:rPr>
        <w:t>VOCABULARY TUTOR</w:t>
      </w:r>
      <w:r>
        <w:rPr>
          <w:b/>
          <w:bCs/>
          <w:u w:val="single"/>
        </w:rPr>
        <w:t xml:space="preserve"> </w:t>
      </w:r>
      <w:r>
        <w:rPr>
          <w:b/>
          <w:sz w:val="28"/>
          <w:szCs w:val="28"/>
        </w:rPr>
        <w:t>“being</w:t>
      </w:r>
      <w:r>
        <w:rPr>
          <w:sz w:val="26"/>
          <w:szCs w:val="26"/>
        </w:rPr>
        <w:t xml:space="preserve"> submitted by </w:t>
      </w:r>
      <w:proofErr w:type="spellStart"/>
      <w:r>
        <w:rPr>
          <w:b/>
          <w:bCs/>
          <w:sz w:val="26"/>
          <w:szCs w:val="26"/>
        </w:rPr>
        <w:t>Moin</w:t>
      </w:r>
      <w:proofErr w:type="spellEnd"/>
      <w:r>
        <w:rPr>
          <w:b/>
          <w:bCs/>
          <w:sz w:val="26"/>
          <w:szCs w:val="26"/>
        </w:rPr>
        <w:t xml:space="preserve"> Ashiq(19H51A05P0), </w:t>
      </w:r>
      <w:proofErr w:type="spellStart"/>
      <w:r>
        <w:rPr>
          <w:b/>
          <w:bCs/>
          <w:sz w:val="26"/>
          <w:szCs w:val="26"/>
        </w:rPr>
        <w:t>Madham</w:t>
      </w:r>
      <w:proofErr w:type="spellEnd"/>
      <w:r>
        <w:rPr>
          <w:b/>
          <w:sz w:val="28"/>
          <w:szCs w:val="28"/>
        </w:rPr>
        <w:t xml:space="preserve"> Mounika(19H51A05N8), Katta Jai Santhosh Babu(19H51A05N6)</w:t>
      </w:r>
      <w:r>
        <w:rPr>
          <w:sz w:val="28"/>
          <w:szCs w:val="28"/>
        </w:rPr>
        <w:t xml:space="preserve"> 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 xml:space="preserve">a record of </w:t>
      </w:r>
      <w:proofErr w:type="spellStart"/>
      <w:r>
        <w:rPr>
          <w:sz w:val="28"/>
          <w:szCs w:val="28"/>
        </w:rPr>
        <w:t>Bonafide</w:t>
      </w:r>
      <w:proofErr w:type="spellEnd"/>
      <w:r>
        <w:rPr>
          <w:sz w:val="28"/>
          <w:szCs w:val="28"/>
        </w:rPr>
        <w:t xml:space="preserve"> work carried out his/her under my guidance and supervision.</w:t>
      </w:r>
    </w:p>
    <w:p w14:paraId="6B627E82" w14:textId="77777777" w:rsidR="005524FC" w:rsidRDefault="00DD5BE9">
      <w:pPr>
        <w:pStyle w:val="Heading6"/>
        <w:spacing w:line="360" w:lineRule="auto"/>
        <w:ind w:left="1280" w:right="1227" w:firstLine="1080"/>
        <w:jc w:val="both"/>
      </w:pPr>
      <w:r>
        <w:t>The results embody in this project report have not been submitted to any other University or Institute for the award of any Degree.</w:t>
      </w:r>
    </w:p>
    <w:p w14:paraId="3C9C2E9F" w14:textId="77777777" w:rsidR="005524FC" w:rsidRDefault="005524FC">
      <w:pPr>
        <w:rPr>
          <w:sz w:val="30"/>
        </w:rPr>
      </w:pPr>
    </w:p>
    <w:p w14:paraId="4EB56B18" w14:textId="77777777" w:rsidR="005524FC" w:rsidRDefault="00DD5BE9">
      <w:pPr>
        <w:tabs>
          <w:tab w:val="left" w:pos="7930"/>
        </w:tabs>
        <w:spacing w:before="2"/>
        <w:ind w:left="1558"/>
        <w:rPr>
          <w:b/>
        </w:rPr>
      </w:pPr>
      <w:r>
        <w:rPr>
          <w:b/>
          <w:color w:val="FF0000"/>
        </w:rPr>
        <w:tab/>
      </w:r>
    </w:p>
    <w:p w14:paraId="20DA4FB0" w14:textId="77777777" w:rsidR="005524FC" w:rsidRDefault="00DD5BE9">
      <w:pPr>
        <w:spacing w:before="10"/>
        <w:rPr>
          <w:sz w:val="25"/>
        </w:rPr>
      </w:pPr>
      <w:r>
        <w:rPr>
          <w:color w:val="FF0000"/>
          <w:sz w:val="25"/>
        </w:rPr>
        <w:t xml:space="preserve">  </w:t>
      </w:r>
      <w:r>
        <w:rPr>
          <w:color w:val="FF0000"/>
          <w:sz w:val="25"/>
        </w:rPr>
        <w:tab/>
        <w:t xml:space="preserve"> </w:t>
      </w:r>
      <w:r>
        <w:rPr>
          <w:color w:val="FF0000"/>
          <w:sz w:val="25"/>
        </w:rPr>
        <w:tab/>
      </w:r>
      <w:r>
        <w:rPr>
          <w:color w:val="FF0000"/>
          <w:sz w:val="25"/>
          <w:lang w:val="en-IN"/>
        </w:rPr>
        <w:t xml:space="preserve">  </w:t>
      </w:r>
      <w:r>
        <w:rPr>
          <w:color w:val="FF0000"/>
          <w:sz w:val="25"/>
        </w:rPr>
        <w:t>M. Kamala                                                                                Dr. K Vijaya Kumar</w:t>
      </w:r>
    </w:p>
    <w:p w14:paraId="722FCFDA" w14:textId="77777777" w:rsidR="005524FC" w:rsidRDefault="00DD5BE9">
      <w:pPr>
        <w:spacing w:before="10"/>
        <w:ind w:firstLine="720"/>
        <w:rPr>
          <w:sz w:val="25"/>
        </w:rPr>
      </w:pPr>
      <w:r>
        <w:rPr>
          <w:sz w:val="25"/>
        </w:rPr>
        <w:t xml:space="preserve"> </w:t>
      </w:r>
      <w:r>
        <w:rPr>
          <w:sz w:val="25"/>
        </w:rPr>
        <w:tab/>
      </w:r>
      <w:proofErr w:type="spellStart"/>
      <w:r>
        <w:rPr>
          <w:sz w:val="25"/>
        </w:rPr>
        <w:t>Asst.Professor</w:t>
      </w:r>
      <w:proofErr w:type="spellEnd"/>
      <w:r>
        <w:rPr>
          <w:sz w:val="25"/>
        </w:rPr>
        <w:tab/>
      </w:r>
      <w:r>
        <w:rPr>
          <w:sz w:val="25"/>
        </w:rPr>
        <w:tab/>
      </w:r>
      <w:r>
        <w:rPr>
          <w:sz w:val="25"/>
        </w:rPr>
        <w:tab/>
      </w:r>
      <w:r>
        <w:rPr>
          <w:sz w:val="25"/>
        </w:rPr>
        <w:tab/>
      </w:r>
      <w:r>
        <w:rPr>
          <w:sz w:val="25"/>
        </w:rPr>
        <w:tab/>
      </w:r>
      <w:r>
        <w:rPr>
          <w:sz w:val="25"/>
        </w:rPr>
        <w:tab/>
        <w:t xml:space="preserve">       Professor and HOD</w:t>
      </w:r>
    </w:p>
    <w:p w14:paraId="2F45D1E3" w14:textId="77777777" w:rsidR="005524FC" w:rsidRDefault="00DD5BE9">
      <w:pPr>
        <w:spacing w:before="10"/>
        <w:ind w:firstLine="720"/>
        <w:rPr>
          <w:b/>
          <w:sz w:val="20"/>
        </w:rPr>
      </w:pPr>
      <w:r>
        <w:rPr>
          <w:b/>
        </w:rPr>
        <w:t xml:space="preserve"> </w:t>
      </w:r>
      <w:r>
        <w:rPr>
          <w:b/>
        </w:rPr>
        <w:tab/>
        <w:t xml:space="preserve"> Dept. Of CSE</w:t>
      </w:r>
      <w:r>
        <w:rPr>
          <w:b/>
        </w:rPr>
        <w:tab/>
      </w:r>
      <w:r>
        <w:rPr>
          <w:b/>
        </w:rPr>
        <w:tab/>
      </w:r>
      <w:r>
        <w:rPr>
          <w:b/>
        </w:rPr>
        <w:tab/>
      </w:r>
      <w:r>
        <w:rPr>
          <w:b/>
        </w:rPr>
        <w:tab/>
      </w:r>
      <w:r>
        <w:rPr>
          <w:b/>
        </w:rPr>
        <w:tab/>
      </w:r>
      <w:r>
        <w:rPr>
          <w:b/>
        </w:rPr>
        <w:tab/>
      </w:r>
      <w:r>
        <w:rPr>
          <w:b/>
        </w:rPr>
        <w:tab/>
        <w:t xml:space="preserve">           Dept. Of CSE</w:t>
      </w:r>
    </w:p>
    <w:p w14:paraId="2491B653" w14:textId="77777777" w:rsidR="005524FC" w:rsidRDefault="005524FC">
      <w:pPr>
        <w:rPr>
          <w:b/>
          <w:sz w:val="20"/>
        </w:rPr>
      </w:pPr>
    </w:p>
    <w:p w14:paraId="050C6539" w14:textId="77777777" w:rsidR="005524FC" w:rsidRDefault="005524FC">
      <w:pPr>
        <w:rPr>
          <w:b/>
          <w:sz w:val="20"/>
        </w:rPr>
      </w:pPr>
    </w:p>
    <w:p w14:paraId="4793F1BB" w14:textId="77777777" w:rsidR="005524FC" w:rsidRDefault="005524FC">
      <w:pPr>
        <w:rPr>
          <w:b/>
          <w:sz w:val="20"/>
        </w:rPr>
      </w:pPr>
    </w:p>
    <w:p w14:paraId="44FC1C0F" w14:textId="797A50A1" w:rsidR="005524FC" w:rsidRDefault="00DD5BE9" w:rsidP="00C61518">
      <w:pPr>
        <w:spacing w:before="6"/>
        <w:rPr>
          <w:sz w:val="28"/>
        </w:rPr>
      </w:pPr>
      <w:r>
        <w:rPr>
          <w:noProof/>
        </w:rPr>
        <mc:AlternateContent>
          <mc:Choice Requires="wps">
            <w:drawing>
              <wp:anchor distT="0" distB="0" distL="114300" distR="114300" simplePos="0" relativeHeight="251660288" behindDoc="1" locked="0" layoutInCell="1" allowOverlap="1" wp14:anchorId="7ACCF477" wp14:editId="23CB80C8">
                <wp:simplePos x="0" y="0"/>
                <wp:positionH relativeFrom="page">
                  <wp:posOffset>745490</wp:posOffset>
                </wp:positionH>
                <wp:positionV relativeFrom="paragraph">
                  <wp:posOffset>172720</wp:posOffset>
                </wp:positionV>
                <wp:extent cx="5743575" cy="1270"/>
                <wp:effectExtent l="12065" t="12700" r="6985" b="5080"/>
                <wp:wrapTopAndBottom/>
                <wp:docPr id="6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1270"/>
                        </a:xfrm>
                        <a:custGeom>
                          <a:avLst/>
                          <a:gdLst>
                            <a:gd name="T0" fmla="*/ 0 w 9045"/>
                            <a:gd name="T1" fmla="*/ 0 h 1"/>
                            <a:gd name="T2" fmla="*/ 9045 w 9045"/>
                            <a:gd name="T3" fmla="*/ 0 h 1"/>
                          </a:gdLst>
                          <a:ahLst/>
                          <a:cxnLst>
                            <a:cxn ang="0">
                              <a:pos x="T0" y="T1"/>
                            </a:cxn>
                            <a:cxn ang="0">
                              <a:pos x="T2" y="T3"/>
                            </a:cxn>
                          </a:cxnLst>
                          <a:rect l="0" t="0" r="r" b="b"/>
                          <a:pathLst>
                            <a:path w="9045" h="1">
                              <a:moveTo>
                                <a:pt x="0" y="0"/>
                              </a:moveTo>
                              <a:lnTo>
                                <a:pt x="9045" y="0"/>
                              </a:lnTo>
                            </a:path>
                          </a:pathLst>
                        </a:custGeom>
                        <a:noFill/>
                        <a:ln w="9525">
                          <a:solidFill>
                            <a:srgbClr val="000000"/>
                          </a:solidFill>
                          <a:round/>
                        </a:ln>
                      </wps:spPr>
                      <wps:bodyPr rot="0" vert="horz" wrap="square" lIns="91440" tIns="45720" rIns="91440" bIns="45720" anchor="t" anchorCtr="0" upright="1"/>
                    </wps:wsp>
                  </a:graphicData>
                </a:graphic>
              </wp:anchor>
            </w:drawing>
          </mc:Choice>
          <mc:Fallback xmlns:wpsCustomData="http://www.wps.cn/officeDocument/2013/wpsCustomData">
            <w:pict>
              <v:shape id="Freeform 11" o:spid="_x0000_s1026" o:spt="100" style="position:absolute;left:0pt;margin-left:58.7pt;margin-top:13.6pt;height:0.1pt;width:452.25pt;mso-position-horizontal-relative:page;mso-wrap-distance-bottom:0pt;mso-wrap-distance-top:0pt;z-index:-251656192;mso-width-relative:page;mso-height-relative:page;" filled="f" stroked="t" coordsize="9045,1" o:gfxdata="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Oe5QrHVAAAACgEAAA8AAAAAAAAAAQAgAAAAIgAAAGRycy9kb3ducmV2&#10;LnhtbFBLAQIUABQAAAAIAIdO4kAYNCl8qgIAANUFAAAOAAAAAAAAAAEAIAAAACQBAABkcnMvZTJv&#10;RG9jLnhtbFBLBQYAAAAABgAGAFkBAABABgAAAAA=&#10;" path="m0,0l9045,0e">
                <v:path o:connectlocs="0,0;5743575,0" o:connectangles="0,0"/>
                <v:fill on="f" focussize="0,0"/>
                <v:stroke color="#000000" joinstyle="round"/>
                <v:imagedata o:title=""/>
                <o:lock v:ext="edit" aspectratio="f"/>
                <w10:wrap type="topAndBottom"/>
              </v:shape>
            </w:pict>
          </mc:Fallback>
        </mc:AlternateContent>
      </w:r>
      <w:r>
        <w:rPr>
          <w:b/>
          <w:sz w:val="19"/>
        </w:rPr>
        <w:t xml:space="preserve">                                               </w:t>
      </w:r>
      <w:r>
        <w:rPr>
          <w:sz w:val="28"/>
        </w:rPr>
        <w:tab/>
        <w:t xml:space="preserve">           </w:t>
      </w:r>
    </w:p>
    <w:p w14:paraId="33B197FE" w14:textId="77777777" w:rsidR="00C61518" w:rsidRDefault="00C61518" w:rsidP="00C61518">
      <w:pPr>
        <w:spacing w:before="6"/>
        <w:rPr>
          <w:b/>
        </w:rPr>
      </w:pPr>
    </w:p>
    <w:p w14:paraId="16CD466A" w14:textId="3F20C3D7" w:rsidR="005524FC" w:rsidRDefault="005524FC">
      <w:pPr>
        <w:spacing w:before="6"/>
        <w:ind w:left="7920" w:firstLine="720"/>
        <w:rPr>
          <w:b/>
        </w:rPr>
      </w:pPr>
    </w:p>
    <w:p w14:paraId="6705DD67" w14:textId="77777777" w:rsidR="00C61518" w:rsidRDefault="00C61518">
      <w:pPr>
        <w:spacing w:before="6"/>
        <w:ind w:left="7920" w:firstLine="720"/>
        <w:rPr>
          <w:b/>
        </w:rPr>
      </w:pPr>
    </w:p>
    <w:p w14:paraId="5C13179D" w14:textId="77777777" w:rsidR="005524FC" w:rsidRDefault="005524FC">
      <w:pPr>
        <w:spacing w:before="6"/>
        <w:ind w:left="7920" w:firstLine="720"/>
        <w:rPr>
          <w:b/>
        </w:rPr>
      </w:pPr>
    </w:p>
    <w:p w14:paraId="637DCA55" w14:textId="77777777" w:rsidR="005524FC" w:rsidRDefault="00DD5BE9">
      <w:pPr>
        <w:spacing w:after="0" w:line="240" w:lineRule="auto"/>
        <w:jc w:val="both"/>
        <w:rPr>
          <w:sz w:val="28"/>
          <w:u w:val="single"/>
        </w:rPr>
      </w:pPr>
      <w:r>
        <w:rPr>
          <w:sz w:val="28"/>
        </w:rPr>
        <w:lastRenderedPageBreak/>
        <w:t xml:space="preserve">                                                              </w:t>
      </w:r>
      <w:r>
        <w:rPr>
          <w:b/>
          <w:bCs/>
          <w:sz w:val="30"/>
        </w:rPr>
        <w:t>TABLE OF CONTENTS</w:t>
      </w:r>
    </w:p>
    <w:tbl>
      <w:tblPr>
        <w:tblpPr w:leftFromText="180" w:rightFromText="180" w:vertAnchor="text" w:horzAnchor="margin" w:tblpXSpec="center" w:tblpY="130"/>
        <w:tblW w:w="9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21"/>
        <w:gridCol w:w="744"/>
        <w:gridCol w:w="5637"/>
        <w:gridCol w:w="1559"/>
      </w:tblGrid>
      <w:tr w:rsidR="005524FC" w14:paraId="479A13E1" w14:textId="77777777">
        <w:trPr>
          <w:trHeight w:val="63"/>
        </w:trPr>
        <w:tc>
          <w:tcPr>
            <w:tcW w:w="1521" w:type="dxa"/>
          </w:tcPr>
          <w:p w14:paraId="6BC81916" w14:textId="77777777" w:rsidR="005524FC" w:rsidRDefault="00DD5BE9">
            <w:pPr>
              <w:pStyle w:val="TableParagraph"/>
              <w:spacing w:line="240" w:lineRule="auto"/>
              <w:ind w:left="176" w:right="85"/>
              <w:jc w:val="center"/>
              <w:rPr>
                <w:b/>
                <w:sz w:val="20"/>
                <w:szCs w:val="18"/>
              </w:rPr>
            </w:pPr>
            <w:r>
              <w:rPr>
                <w:b/>
                <w:sz w:val="20"/>
                <w:szCs w:val="18"/>
              </w:rPr>
              <w:t>CHAPTER</w:t>
            </w:r>
          </w:p>
          <w:p w14:paraId="767744A5" w14:textId="77777777" w:rsidR="005524FC" w:rsidRDefault="00DD5BE9">
            <w:pPr>
              <w:pStyle w:val="TableParagraph"/>
              <w:spacing w:before="3" w:line="240" w:lineRule="auto"/>
              <w:ind w:left="176" w:right="83"/>
              <w:jc w:val="center"/>
              <w:rPr>
                <w:b/>
                <w:sz w:val="20"/>
                <w:szCs w:val="18"/>
              </w:rPr>
            </w:pPr>
            <w:r>
              <w:rPr>
                <w:b/>
                <w:sz w:val="20"/>
                <w:szCs w:val="18"/>
              </w:rPr>
              <w:t>NO.</w:t>
            </w:r>
          </w:p>
        </w:tc>
        <w:tc>
          <w:tcPr>
            <w:tcW w:w="6381" w:type="dxa"/>
            <w:gridSpan w:val="2"/>
          </w:tcPr>
          <w:p w14:paraId="58915E42" w14:textId="77777777" w:rsidR="005524FC" w:rsidRDefault="005524FC">
            <w:pPr>
              <w:pStyle w:val="TableParagraph"/>
              <w:spacing w:line="240" w:lineRule="auto"/>
              <w:jc w:val="center"/>
              <w:rPr>
                <w:sz w:val="20"/>
                <w:szCs w:val="18"/>
              </w:rPr>
            </w:pPr>
          </w:p>
          <w:p w14:paraId="5BD9EE9B" w14:textId="77777777" w:rsidR="005524FC" w:rsidRDefault="00DD5BE9">
            <w:pPr>
              <w:pStyle w:val="TableParagraph"/>
              <w:spacing w:line="240" w:lineRule="auto"/>
              <w:ind w:left="895"/>
              <w:jc w:val="center"/>
              <w:rPr>
                <w:b/>
                <w:sz w:val="20"/>
                <w:szCs w:val="18"/>
              </w:rPr>
            </w:pPr>
            <w:r>
              <w:rPr>
                <w:b/>
                <w:sz w:val="20"/>
                <w:szCs w:val="18"/>
              </w:rPr>
              <w:t>TITLE</w:t>
            </w:r>
          </w:p>
        </w:tc>
        <w:tc>
          <w:tcPr>
            <w:tcW w:w="1559" w:type="dxa"/>
          </w:tcPr>
          <w:p w14:paraId="52A387F9" w14:textId="77777777" w:rsidR="005524FC" w:rsidRDefault="005524FC">
            <w:pPr>
              <w:pStyle w:val="TableParagraph"/>
              <w:spacing w:line="240" w:lineRule="auto"/>
              <w:rPr>
                <w:sz w:val="20"/>
                <w:szCs w:val="18"/>
              </w:rPr>
            </w:pPr>
          </w:p>
          <w:p w14:paraId="66A4493A" w14:textId="77777777" w:rsidR="005524FC" w:rsidRDefault="00DD5BE9">
            <w:pPr>
              <w:pStyle w:val="TableParagraph"/>
              <w:spacing w:line="240" w:lineRule="auto"/>
              <w:ind w:left="160" w:right="181"/>
              <w:jc w:val="center"/>
              <w:rPr>
                <w:b/>
                <w:sz w:val="20"/>
                <w:szCs w:val="18"/>
              </w:rPr>
            </w:pPr>
            <w:r>
              <w:rPr>
                <w:b/>
                <w:sz w:val="20"/>
                <w:szCs w:val="18"/>
              </w:rPr>
              <w:t>PAGE NO.</w:t>
            </w:r>
          </w:p>
        </w:tc>
      </w:tr>
      <w:tr w:rsidR="005524FC" w14:paraId="3A746138" w14:textId="77777777">
        <w:trPr>
          <w:trHeight w:val="33"/>
        </w:trPr>
        <w:tc>
          <w:tcPr>
            <w:tcW w:w="1521" w:type="dxa"/>
          </w:tcPr>
          <w:p w14:paraId="7CF98875" w14:textId="77777777" w:rsidR="005524FC" w:rsidRDefault="005524FC">
            <w:pPr>
              <w:pStyle w:val="TableParagraph"/>
              <w:spacing w:line="240" w:lineRule="auto"/>
              <w:rPr>
                <w:b/>
                <w:bCs/>
                <w:sz w:val="20"/>
                <w:szCs w:val="18"/>
              </w:rPr>
            </w:pPr>
          </w:p>
        </w:tc>
        <w:tc>
          <w:tcPr>
            <w:tcW w:w="6381" w:type="dxa"/>
            <w:gridSpan w:val="2"/>
          </w:tcPr>
          <w:p w14:paraId="0BF4FC06" w14:textId="77777777" w:rsidR="005524FC" w:rsidRDefault="00DD5BE9">
            <w:pPr>
              <w:pStyle w:val="TableParagraph"/>
              <w:spacing w:line="240" w:lineRule="auto"/>
              <w:ind w:left="107"/>
              <w:rPr>
                <w:b/>
                <w:bCs/>
                <w:sz w:val="20"/>
                <w:szCs w:val="20"/>
              </w:rPr>
            </w:pPr>
            <w:r>
              <w:rPr>
                <w:b/>
                <w:bCs/>
                <w:sz w:val="20"/>
                <w:szCs w:val="20"/>
              </w:rPr>
              <w:t>LIST OF FIGURES</w:t>
            </w:r>
          </w:p>
        </w:tc>
        <w:tc>
          <w:tcPr>
            <w:tcW w:w="1559" w:type="dxa"/>
          </w:tcPr>
          <w:p w14:paraId="50752E0C" w14:textId="77777777" w:rsidR="005524FC" w:rsidRDefault="00DD5BE9">
            <w:pPr>
              <w:pStyle w:val="TableParagraph"/>
              <w:spacing w:line="240" w:lineRule="auto"/>
              <w:ind w:right="13"/>
              <w:jc w:val="center"/>
              <w:rPr>
                <w:sz w:val="20"/>
                <w:szCs w:val="18"/>
              </w:rPr>
            </w:pPr>
            <w:r>
              <w:rPr>
                <w:sz w:val="20"/>
                <w:szCs w:val="18"/>
              </w:rPr>
              <w:t>1</w:t>
            </w:r>
          </w:p>
        </w:tc>
      </w:tr>
      <w:tr w:rsidR="005524FC" w14:paraId="4E64770F" w14:textId="77777777">
        <w:trPr>
          <w:trHeight w:val="33"/>
        </w:trPr>
        <w:tc>
          <w:tcPr>
            <w:tcW w:w="1521" w:type="dxa"/>
          </w:tcPr>
          <w:p w14:paraId="1DC27989" w14:textId="77777777" w:rsidR="005524FC" w:rsidRDefault="005524FC">
            <w:pPr>
              <w:pStyle w:val="TableParagraph"/>
              <w:spacing w:line="240" w:lineRule="auto"/>
              <w:rPr>
                <w:b/>
                <w:bCs/>
                <w:sz w:val="20"/>
                <w:szCs w:val="18"/>
              </w:rPr>
            </w:pPr>
          </w:p>
        </w:tc>
        <w:tc>
          <w:tcPr>
            <w:tcW w:w="6381" w:type="dxa"/>
            <w:gridSpan w:val="2"/>
          </w:tcPr>
          <w:p w14:paraId="48BD4E97" w14:textId="77777777" w:rsidR="005524FC" w:rsidRDefault="00DD5BE9">
            <w:pPr>
              <w:pStyle w:val="TableParagraph"/>
              <w:spacing w:line="240" w:lineRule="auto"/>
              <w:ind w:left="107"/>
              <w:rPr>
                <w:b/>
                <w:bCs/>
                <w:sz w:val="20"/>
                <w:szCs w:val="20"/>
              </w:rPr>
            </w:pPr>
            <w:r>
              <w:rPr>
                <w:b/>
                <w:bCs/>
                <w:sz w:val="20"/>
                <w:szCs w:val="20"/>
              </w:rPr>
              <w:t>LIST OF TABLES</w:t>
            </w:r>
          </w:p>
        </w:tc>
        <w:tc>
          <w:tcPr>
            <w:tcW w:w="1559" w:type="dxa"/>
          </w:tcPr>
          <w:p w14:paraId="217CDE2F" w14:textId="77777777" w:rsidR="005524FC" w:rsidRDefault="00DD5BE9">
            <w:pPr>
              <w:pStyle w:val="TableParagraph"/>
              <w:spacing w:line="240" w:lineRule="auto"/>
              <w:ind w:right="13"/>
              <w:jc w:val="center"/>
              <w:rPr>
                <w:sz w:val="20"/>
                <w:szCs w:val="18"/>
              </w:rPr>
            </w:pPr>
            <w:r>
              <w:rPr>
                <w:sz w:val="20"/>
                <w:szCs w:val="18"/>
              </w:rPr>
              <w:t>1</w:t>
            </w:r>
          </w:p>
        </w:tc>
      </w:tr>
      <w:tr w:rsidR="005524FC" w14:paraId="7A0EECF3" w14:textId="77777777">
        <w:trPr>
          <w:trHeight w:val="35"/>
        </w:trPr>
        <w:tc>
          <w:tcPr>
            <w:tcW w:w="1521" w:type="dxa"/>
          </w:tcPr>
          <w:p w14:paraId="7F3846F3" w14:textId="77777777" w:rsidR="005524FC" w:rsidRDefault="005524FC">
            <w:pPr>
              <w:pStyle w:val="TableParagraph"/>
              <w:spacing w:line="240" w:lineRule="auto"/>
              <w:rPr>
                <w:b/>
                <w:bCs/>
                <w:sz w:val="20"/>
                <w:szCs w:val="18"/>
              </w:rPr>
            </w:pPr>
          </w:p>
        </w:tc>
        <w:tc>
          <w:tcPr>
            <w:tcW w:w="6381" w:type="dxa"/>
            <w:gridSpan w:val="2"/>
          </w:tcPr>
          <w:p w14:paraId="2D06C393" w14:textId="77777777" w:rsidR="005524FC" w:rsidRDefault="00DD5BE9">
            <w:pPr>
              <w:pStyle w:val="TableParagraph"/>
              <w:spacing w:line="240" w:lineRule="auto"/>
              <w:rPr>
                <w:b/>
                <w:bCs/>
                <w:sz w:val="20"/>
                <w:szCs w:val="20"/>
              </w:rPr>
            </w:pPr>
            <w:r>
              <w:rPr>
                <w:b/>
                <w:bCs/>
                <w:sz w:val="20"/>
                <w:szCs w:val="20"/>
              </w:rPr>
              <w:t xml:space="preserve">  ABSTRACT</w:t>
            </w:r>
          </w:p>
        </w:tc>
        <w:tc>
          <w:tcPr>
            <w:tcW w:w="1559" w:type="dxa"/>
          </w:tcPr>
          <w:p w14:paraId="7789BC6F" w14:textId="77777777" w:rsidR="005524FC" w:rsidRDefault="00DD5BE9">
            <w:pPr>
              <w:pStyle w:val="TableParagraph"/>
              <w:spacing w:before="13" w:line="240" w:lineRule="auto"/>
              <w:ind w:left="160" w:right="173"/>
              <w:jc w:val="center"/>
              <w:rPr>
                <w:sz w:val="20"/>
                <w:szCs w:val="18"/>
              </w:rPr>
            </w:pPr>
            <w:r>
              <w:rPr>
                <w:sz w:val="20"/>
                <w:szCs w:val="18"/>
              </w:rPr>
              <w:t>2</w:t>
            </w:r>
          </w:p>
        </w:tc>
      </w:tr>
      <w:tr w:rsidR="005524FC" w14:paraId="6E8ABB75" w14:textId="77777777">
        <w:trPr>
          <w:trHeight w:val="35"/>
        </w:trPr>
        <w:tc>
          <w:tcPr>
            <w:tcW w:w="1521" w:type="dxa"/>
          </w:tcPr>
          <w:p w14:paraId="29A52595" w14:textId="77777777" w:rsidR="005524FC" w:rsidRDefault="00DD5BE9">
            <w:pPr>
              <w:pStyle w:val="TableParagraph"/>
              <w:spacing w:before="17" w:line="240" w:lineRule="auto"/>
              <w:ind w:right="629"/>
              <w:jc w:val="right"/>
              <w:rPr>
                <w:b/>
                <w:bCs/>
                <w:sz w:val="20"/>
                <w:szCs w:val="18"/>
              </w:rPr>
            </w:pPr>
            <w:r>
              <w:rPr>
                <w:b/>
                <w:bCs/>
                <w:sz w:val="20"/>
                <w:szCs w:val="18"/>
              </w:rPr>
              <w:t>1</w:t>
            </w:r>
          </w:p>
        </w:tc>
        <w:tc>
          <w:tcPr>
            <w:tcW w:w="6381" w:type="dxa"/>
            <w:gridSpan w:val="2"/>
          </w:tcPr>
          <w:p w14:paraId="3F9F8FFC" w14:textId="77777777" w:rsidR="005524FC" w:rsidRDefault="00DD5BE9">
            <w:pPr>
              <w:pStyle w:val="TableParagraph"/>
              <w:spacing w:before="17" w:line="240" w:lineRule="auto"/>
              <w:ind w:left="107"/>
              <w:rPr>
                <w:b/>
                <w:bCs/>
                <w:sz w:val="20"/>
                <w:szCs w:val="20"/>
              </w:rPr>
            </w:pPr>
            <w:r>
              <w:rPr>
                <w:b/>
                <w:bCs/>
                <w:sz w:val="20"/>
                <w:szCs w:val="20"/>
              </w:rPr>
              <w:t>INTRODUCTION</w:t>
            </w:r>
          </w:p>
        </w:tc>
        <w:tc>
          <w:tcPr>
            <w:tcW w:w="1559" w:type="dxa"/>
          </w:tcPr>
          <w:p w14:paraId="67637BA1" w14:textId="77777777" w:rsidR="005524FC" w:rsidRDefault="00DD5BE9">
            <w:pPr>
              <w:pStyle w:val="TableParagraph"/>
              <w:spacing w:before="13" w:line="240" w:lineRule="auto"/>
              <w:ind w:right="18"/>
              <w:jc w:val="center"/>
              <w:rPr>
                <w:sz w:val="20"/>
                <w:szCs w:val="18"/>
              </w:rPr>
            </w:pPr>
            <w:r>
              <w:rPr>
                <w:sz w:val="20"/>
                <w:szCs w:val="18"/>
              </w:rPr>
              <w:t>3</w:t>
            </w:r>
          </w:p>
        </w:tc>
      </w:tr>
      <w:tr w:rsidR="005524FC" w14:paraId="63D7A734" w14:textId="77777777">
        <w:trPr>
          <w:trHeight w:val="34"/>
        </w:trPr>
        <w:tc>
          <w:tcPr>
            <w:tcW w:w="1521" w:type="dxa"/>
          </w:tcPr>
          <w:p w14:paraId="5B466DE4" w14:textId="77777777" w:rsidR="005524FC" w:rsidRDefault="005524FC">
            <w:pPr>
              <w:pStyle w:val="TableParagraph"/>
              <w:spacing w:line="240" w:lineRule="auto"/>
              <w:rPr>
                <w:b/>
                <w:bCs/>
                <w:sz w:val="20"/>
                <w:szCs w:val="18"/>
              </w:rPr>
            </w:pPr>
          </w:p>
        </w:tc>
        <w:tc>
          <w:tcPr>
            <w:tcW w:w="744" w:type="dxa"/>
          </w:tcPr>
          <w:p w14:paraId="37F29D5E" w14:textId="77777777" w:rsidR="005524FC" w:rsidRDefault="00DD5BE9">
            <w:pPr>
              <w:pStyle w:val="TableParagraph"/>
              <w:spacing w:before="10" w:line="240" w:lineRule="auto"/>
              <w:ind w:right="202"/>
              <w:jc w:val="right"/>
              <w:rPr>
                <w:sz w:val="20"/>
                <w:szCs w:val="20"/>
              </w:rPr>
            </w:pPr>
            <w:r>
              <w:rPr>
                <w:sz w:val="20"/>
                <w:szCs w:val="20"/>
              </w:rPr>
              <w:t>1.1</w:t>
            </w:r>
          </w:p>
        </w:tc>
        <w:tc>
          <w:tcPr>
            <w:tcW w:w="5637" w:type="dxa"/>
          </w:tcPr>
          <w:p w14:paraId="718BFB4F" w14:textId="77777777" w:rsidR="005524FC" w:rsidRDefault="00DD5BE9">
            <w:pPr>
              <w:pStyle w:val="TableParagraph"/>
              <w:spacing w:before="10" w:line="240" w:lineRule="auto"/>
              <w:ind w:left="203"/>
              <w:rPr>
                <w:sz w:val="20"/>
                <w:szCs w:val="20"/>
              </w:rPr>
            </w:pPr>
            <w:r>
              <w:rPr>
                <w:sz w:val="20"/>
                <w:szCs w:val="20"/>
              </w:rPr>
              <w:t>Need statement</w:t>
            </w:r>
          </w:p>
        </w:tc>
        <w:tc>
          <w:tcPr>
            <w:tcW w:w="1559" w:type="dxa"/>
          </w:tcPr>
          <w:p w14:paraId="2234EF93" w14:textId="77777777" w:rsidR="005524FC" w:rsidRDefault="00DD5BE9">
            <w:pPr>
              <w:pStyle w:val="TableParagraph"/>
              <w:spacing w:before="10" w:line="240" w:lineRule="auto"/>
              <w:ind w:right="18"/>
              <w:jc w:val="center"/>
              <w:rPr>
                <w:sz w:val="20"/>
                <w:szCs w:val="18"/>
              </w:rPr>
            </w:pPr>
            <w:r>
              <w:rPr>
                <w:sz w:val="20"/>
                <w:szCs w:val="18"/>
              </w:rPr>
              <w:t>4</w:t>
            </w:r>
          </w:p>
        </w:tc>
      </w:tr>
      <w:tr w:rsidR="005524FC" w14:paraId="3F0DE0AF" w14:textId="77777777">
        <w:trPr>
          <w:trHeight w:val="34"/>
        </w:trPr>
        <w:tc>
          <w:tcPr>
            <w:tcW w:w="1521" w:type="dxa"/>
          </w:tcPr>
          <w:p w14:paraId="633656B2" w14:textId="77777777" w:rsidR="005524FC" w:rsidRDefault="005524FC">
            <w:pPr>
              <w:pStyle w:val="TableParagraph"/>
              <w:spacing w:line="240" w:lineRule="auto"/>
              <w:rPr>
                <w:b/>
                <w:bCs/>
                <w:sz w:val="20"/>
                <w:szCs w:val="18"/>
              </w:rPr>
            </w:pPr>
          </w:p>
        </w:tc>
        <w:tc>
          <w:tcPr>
            <w:tcW w:w="744" w:type="dxa"/>
          </w:tcPr>
          <w:p w14:paraId="36A8DE94" w14:textId="77777777" w:rsidR="005524FC" w:rsidRDefault="00DD5BE9">
            <w:pPr>
              <w:pStyle w:val="TableParagraph"/>
              <w:spacing w:before="8" w:line="240" w:lineRule="auto"/>
              <w:ind w:right="202"/>
              <w:jc w:val="right"/>
              <w:rPr>
                <w:sz w:val="20"/>
                <w:szCs w:val="20"/>
              </w:rPr>
            </w:pPr>
            <w:r>
              <w:rPr>
                <w:sz w:val="20"/>
                <w:szCs w:val="20"/>
              </w:rPr>
              <w:t>1.2</w:t>
            </w:r>
          </w:p>
        </w:tc>
        <w:tc>
          <w:tcPr>
            <w:tcW w:w="5637" w:type="dxa"/>
          </w:tcPr>
          <w:p w14:paraId="076FAD89" w14:textId="77777777" w:rsidR="005524FC" w:rsidRDefault="00DD5BE9">
            <w:pPr>
              <w:pStyle w:val="TableParagraph"/>
              <w:spacing w:before="8" w:line="240" w:lineRule="auto"/>
              <w:ind w:left="203"/>
              <w:rPr>
                <w:sz w:val="20"/>
                <w:szCs w:val="20"/>
              </w:rPr>
            </w:pPr>
            <w:r>
              <w:rPr>
                <w:sz w:val="20"/>
                <w:szCs w:val="20"/>
              </w:rPr>
              <w:t>Objective, Scope &amp; Limitations</w:t>
            </w:r>
          </w:p>
        </w:tc>
        <w:tc>
          <w:tcPr>
            <w:tcW w:w="1559" w:type="dxa"/>
          </w:tcPr>
          <w:p w14:paraId="6261051C" w14:textId="77777777" w:rsidR="005524FC" w:rsidRDefault="00DD5BE9">
            <w:pPr>
              <w:pStyle w:val="TableParagraph"/>
              <w:spacing w:before="8" w:line="240" w:lineRule="auto"/>
              <w:ind w:right="18"/>
              <w:jc w:val="center"/>
              <w:rPr>
                <w:sz w:val="20"/>
                <w:szCs w:val="18"/>
              </w:rPr>
            </w:pPr>
            <w:r>
              <w:rPr>
                <w:sz w:val="20"/>
                <w:szCs w:val="18"/>
              </w:rPr>
              <w:t>4</w:t>
            </w:r>
          </w:p>
        </w:tc>
      </w:tr>
      <w:tr w:rsidR="005524FC" w14:paraId="421C9333" w14:textId="77777777">
        <w:trPr>
          <w:trHeight w:val="34"/>
        </w:trPr>
        <w:tc>
          <w:tcPr>
            <w:tcW w:w="1521" w:type="dxa"/>
          </w:tcPr>
          <w:p w14:paraId="1271676E" w14:textId="77777777" w:rsidR="005524FC" w:rsidRDefault="005524FC">
            <w:pPr>
              <w:pStyle w:val="TableParagraph"/>
              <w:spacing w:line="240" w:lineRule="auto"/>
              <w:rPr>
                <w:b/>
                <w:bCs/>
                <w:sz w:val="20"/>
                <w:szCs w:val="18"/>
              </w:rPr>
            </w:pPr>
          </w:p>
        </w:tc>
        <w:tc>
          <w:tcPr>
            <w:tcW w:w="744" w:type="dxa"/>
          </w:tcPr>
          <w:p w14:paraId="23998FE0" w14:textId="77777777" w:rsidR="005524FC" w:rsidRDefault="005524FC">
            <w:pPr>
              <w:pStyle w:val="TableParagraph"/>
              <w:spacing w:before="8" w:line="240" w:lineRule="auto"/>
              <w:ind w:right="202"/>
              <w:jc w:val="right"/>
              <w:rPr>
                <w:b/>
                <w:bCs/>
                <w:sz w:val="20"/>
                <w:szCs w:val="20"/>
              </w:rPr>
            </w:pPr>
          </w:p>
        </w:tc>
        <w:tc>
          <w:tcPr>
            <w:tcW w:w="5637" w:type="dxa"/>
          </w:tcPr>
          <w:p w14:paraId="55313E98" w14:textId="77777777" w:rsidR="005524FC" w:rsidRDefault="00DD5BE9">
            <w:pPr>
              <w:pStyle w:val="TableParagraph"/>
              <w:spacing w:before="8" w:line="240" w:lineRule="auto"/>
              <w:ind w:left="203"/>
              <w:rPr>
                <w:sz w:val="20"/>
                <w:szCs w:val="20"/>
              </w:rPr>
            </w:pPr>
            <w:r>
              <w:rPr>
                <w:sz w:val="20"/>
                <w:szCs w:val="20"/>
              </w:rPr>
              <w:t>1.2.1 Objective</w:t>
            </w:r>
          </w:p>
        </w:tc>
        <w:tc>
          <w:tcPr>
            <w:tcW w:w="1559" w:type="dxa"/>
          </w:tcPr>
          <w:p w14:paraId="5D3B2C3A" w14:textId="77777777" w:rsidR="005524FC" w:rsidRDefault="00DD5BE9">
            <w:pPr>
              <w:pStyle w:val="TableParagraph"/>
              <w:spacing w:before="8" w:line="240" w:lineRule="auto"/>
              <w:ind w:right="18"/>
              <w:jc w:val="center"/>
              <w:rPr>
                <w:sz w:val="20"/>
                <w:szCs w:val="18"/>
              </w:rPr>
            </w:pPr>
            <w:r>
              <w:rPr>
                <w:sz w:val="20"/>
                <w:szCs w:val="18"/>
              </w:rPr>
              <w:t>4</w:t>
            </w:r>
          </w:p>
        </w:tc>
      </w:tr>
      <w:tr w:rsidR="005524FC" w14:paraId="41B8D35E" w14:textId="77777777">
        <w:trPr>
          <w:trHeight w:val="34"/>
        </w:trPr>
        <w:tc>
          <w:tcPr>
            <w:tcW w:w="1521" w:type="dxa"/>
          </w:tcPr>
          <w:p w14:paraId="5D47D51B" w14:textId="77777777" w:rsidR="005524FC" w:rsidRDefault="005524FC">
            <w:pPr>
              <w:pStyle w:val="TableParagraph"/>
              <w:spacing w:line="240" w:lineRule="auto"/>
              <w:rPr>
                <w:b/>
                <w:bCs/>
                <w:sz w:val="20"/>
                <w:szCs w:val="18"/>
              </w:rPr>
            </w:pPr>
          </w:p>
        </w:tc>
        <w:tc>
          <w:tcPr>
            <w:tcW w:w="744" w:type="dxa"/>
          </w:tcPr>
          <w:p w14:paraId="27C754E3" w14:textId="77777777" w:rsidR="005524FC" w:rsidRDefault="005524FC">
            <w:pPr>
              <w:pStyle w:val="TableParagraph"/>
              <w:spacing w:before="8" w:line="240" w:lineRule="auto"/>
              <w:ind w:right="202"/>
              <w:jc w:val="right"/>
              <w:rPr>
                <w:b/>
                <w:bCs/>
                <w:sz w:val="20"/>
                <w:szCs w:val="20"/>
              </w:rPr>
            </w:pPr>
          </w:p>
        </w:tc>
        <w:tc>
          <w:tcPr>
            <w:tcW w:w="5637" w:type="dxa"/>
          </w:tcPr>
          <w:p w14:paraId="25104768" w14:textId="77777777" w:rsidR="005524FC" w:rsidRDefault="00DD5BE9">
            <w:pPr>
              <w:pStyle w:val="TableParagraph"/>
              <w:spacing w:before="8" w:line="240" w:lineRule="auto"/>
              <w:ind w:left="203"/>
              <w:rPr>
                <w:sz w:val="20"/>
                <w:szCs w:val="20"/>
              </w:rPr>
            </w:pPr>
            <w:r>
              <w:rPr>
                <w:sz w:val="20"/>
                <w:szCs w:val="20"/>
              </w:rPr>
              <w:t>1.2.2 Scope</w:t>
            </w:r>
          </w:p>
        </w:tc>
        <w:tc>
          <w:tcPr>
            <w:tcW w:w="1559" w:type="dxa"/>
          </w:tcPr>
          <w:p w14:paraId="7C902A6F" w14:textId="77777777" w:rsidR="005524FC" w:rsidRDefault="00DD5BE9">
            <w:pPr>
              <w:pStyle w:val="TableParagraph"/>
              <w:spacing w:before="8" w:line="240" w:lineRule="auto"/>
              <w:ind w:right="18"/>
              <w:jc w:val="center"/>
              <w:rPr>
                <w:sz w:val="20"/>
                <w:szCs w:val="18"/>
              </w:rPr>
            </w:pPr>
            <w:r>
              <w:rPr>
                <w:sz w:val="20"/>
                <w:szCs w:val="18"/>
              </w:rPr>
              <w:t>4</w:t>
            </w:r>
          </w:p>
        </w:tc>
      </w:tr>
      <w:tr w:rsidR="005524FC" w14:paraId="61E75F04" w14:textId="77777777">
        <w:trPr>
          <w:trHeight w:val="34"/>
        </w:trPr>
        <w:tc>
          <w:tcPr>
            <w:tcW w:w="1521" w:type="dxa"/>
          </w:tcPr>
          <w:p w14:paraId="6A919E7A" w14:textId="77777777" w:rsidR="005524FC" w:rsidRDefault="005524FC">
            <w:pPr>
              <w:pStyle w:val="TableParagraph"/>
              <w:spacing w:line="240" w:lineRule="auto"/>
              <w:rPr>
                <w:b/>
                <w:bCs/>
                <w:sz w:val="20"/>
                <w:szCs w:val="18"/>
              </w:rPr>
            </w:pPr>
          </w:p>
        </w:tc>
        <w:tc>
          <w:tcPr>
            <w:tcW w:w="744" w:type="dxa"/>
          </w:tcPr>
          <w:p w14:paraId="6F79ACA6" w14:textId="77777777" w:rsidR="005524FC" w:rsidRDefault="005524FC">
            <w:pPr>
              <w:pStyle w:val="TableParagraph"/>
              <w:spacing w:before="8" w:line="240" w:lineRule="auto"/>
              <w:ind w:right="202"/>
              <w:jc w:val="right"/>
              <w:rPr>
                <w:b/>
                <w:bCs/>
                <w:sz w:val="20"/>
                <w:szCs w:val="20"/>
              </w:rPr>
            </w:pPr>
          </w:p>
        </w:tc>
        <w:tc>
          <w:tcPr>
            <w:tcW w:w="5637" w:type="dxa"/>
          </w:tcPr>
          <w:p w14:paraId="29E13F96" w14:textId="77777777" w:rsidR="005524FC" w:rsidRDefault="00DD5BE9">
            <w:pPr>
              <w:pStyle w:val="TableParagraph"/>
              <w:spacing w:before="8" w:line="240" w:lineRule="auto"/>
              <w:ind w:left="203"/>
              <w:rPr>
                <w:sz w:val="20"/>
                <w:szCs w:val="20"/>
              </w:rPr>
            </w:pPr>
            <w:r>
              <w:rPr>
                <w:sz w:val="20"/>
                <w:szCs w:val="20"/>
              </w:rPr>
              <w:t xml:space="preserve">1.2.3 </w:t>
            </w:r>
            <w:r>
              <w:rPr>
                <w:rFonts w:eastAsiaTheme="minorHAnsi"/>
                <w:sz w:val="20"/>
                <w:szCs w:val="20"/>
                <w:lang w:val="en-IN"/>
              </w:rPr>
              <w:t>Motivation behind selection of the project</w:t>
            </w:r>
          </w:p>
        </w:tc>
        <w:tc>
          <w:tcPr>
            <w:tcW w:w="1559" w:type="dxa"/>
          </w:tcPr>
          <w:p w14:paraId="41512AE5" w14:textId="77777777" w:rsidR="005524FC" w:rsidRDefault="00DD5BE9">
            <w:pPr>
              <w:pStyle w:val="TableParagraph"/>
              <w:spacing w:before="8" w:line="240" w:lineRule="auto"/>
              <w:ind w:right="18"/>
              <w:jc w:val="center"/>
              <w:rPr>
                <w:sz w:val="20"/>
                <w:szCs w:val="18"/>
              </w:rPr>
            </w:pPr>
            <w:r>
              <w:rPr>
                <w:sz w:val="20"/>
                <w:szCs w:val="18"/>
              </w:rPr>
              <w:t>4</w:t>
            </w:r>
          </w:p>
        </w:tc>
      </w:tr>
      <w:tr w:rsidR="005524FC" w14:paraId="356AE5E8" w14:textId="77777777">
        <w:trPr>
          <w:trHeight w:val="34"/>
        </w:trPr>
        <w:tc>
          <w:tcPr>
            <w:tcW w:w="1521" w:type="dxa"/>
          </w:tcPr>
          <w:p w14:paraId="043515C4" w14:textId="77777777" w:rsidR="005524FC" w:rsidRDefault="005524FC">
            <w:pPr>
              <w:pStyle w:val="TableParagraph"/>
              <w:spacing w:line="240" w:lineRule="auto"/>
              <w:rPr>
                <w:b/>
                <w:bCs/>
                <w:sz w:val="20"/>
                <w:szCs w:val="18"/>
              </w:rPr>
            </w:pPr>
          </w:p>
        </w:tc>
        <w:tc>
          <w:tcPr>
            <w:tcW w:w="744" w:type="dxa"/>
          </w:tcPr>
          <w:p w14:paraId="0390B69B" w14:textId="77777777" w:rsidR="005524FC" w:rsidRDefault="005524FC">
            <w:pPr>
              <w:pStyle w:val="TableParagraph"/>
              <w:spacing w:before="8" w:line="240" w:lineRule="auto"/>
              <w:ind w:right="202"/>
              <w:jc w:val="right"/>
              <w:rPr>
                <w:b/>
                <w:bCs/>
                <w:sz w:val="20"/>
                <w:szCs w:val="20"/>
              </w:rPr>
            </w:pPr>
          </w:p>
        </w:tc>
        <w:tc>
          <w:tcPr>
            <w:tcW w:w="5637" w:type="dxa"/>
          </w:tcPr>
          <w:p w14:paraId="61BA06D6" w14:textId="77777777" w:rsidR="005524FC" w:rsidRDefault="00DD5BE9">
            <w:pPr>
              <w:pStyle w:val="TableParagraph"/>
              <w:spacing w:before="8" w:line="240" w:lineRule="auto"/>
              <w:ind w:left="203"/>
              <w:rPr>
                <w:sz w:val="20"/>
                <w:szCs w:val="20"/>
              </w:rPr>
            </w:pPr>
            <w:r>
              <w:rPr>
                <w:sz w:val="20"/>
                <w:szCs w:val="20"/>
              </w:rPr>
              <w:t>1.2.4 Limitations</w:t>
            </w:r>
          </w:p>
        </w:tc>
        <w:tc>
          <w:tcPr>
            <w:tcW w:w="1559" w:type="dxa"/>
          </w:tcPr>
          <w:p w14:paraId="38A5383A" w14:textId="77777777" w:rsidR="005524FC" w:rsidRDefault="00DD5BE9">
            <w:pPr>
              <w:pStyle w:val="TableParagraph"/>
              <w:spacing w:before="8" w:line="240" w:lineRule="auto"/>
              <w:ind w:right="18"/>
              <w:jc w:val="center"/>
              <w:rPr>
                <w:sz w:val="20"/>
                <w:szCs w:val="18"/>
              </w:rPr>
            </w:pPr>
            <w:r>
              <w:rPr>
                <w:sz w:val="20"/>
                <w:szCs w:val="18"/>
              </w:rPr>
              <w:t>4</w:t>
            </w:r>
          </w:p>
        </w:tc>
      </w:tr>
      <w:tr w:rsidR="005524FC" w14:paraId="70A4F4AD" w14:textId="77777777">
        <w:trPr>
          <w:trHeight w:val="35"/>
        </w:trPr>
        <w:tc>
          <w:tcPr>
            <w:tcW w:w="1521" w:type="dxa"/>
          </w:tcPr>
          <w:p w14:paraId="6102D124" w14:textId="77777777" w:rsidR="005524FC" w:rsidRDefault="00DD5BE9">
            <w:pPr>
              <w:pStyle w:val="TableParagraph"/>
              <w:spacing w:before="18" w:line="240" w:lineRule="auto"/>
              <w:ind w:right="629"/>
              <w:jc w:val="right"/>
              <w:rPr>
                <w:b/>
                <w:bCs/>
                <w:sz w:val="20"/>
                <w:szCs w:val="18"/>
              </w:rPr>
            </w:pPr>
            <w:r>
              <w:rPr>
                <w:b/>
                <w:bCs/>
                <w:sz w:val="20"/>
                <w:szCs w:val="18"/>
              </w:rPr>
              <w:t>2</w:t>
            </w:r>
          </w:p>
        </w:tc>
        <w:tc>
          <w:tcPr>
            <w:tcW w:w="6381" w:type="dxa"/>
            <w:gridSpan w:val="2"/>
          </w:tcPr>
          <w:p w14:paraId="441E4671" w14:textId="77777777" w:rsidR="005524FC" w:rsidRDefault="00DD5BE9">
            <w:pPr>
              <w:pStyle w:val="TableParagraph"/>
              <w:spacing w:before="18" w:line="240" w:lineRule="auto"/>
              <w:ind w:left="107"/>
              <w:rPr>
                <w:b/>
                <w:bCs/>
                <w:sz w:val="20"/>
                <w:szCs w:val="20"/>
              </w:rPr>
            </w:pPr>
            <w:r>
              <w:rPr>
                <w:b/>
                <w:bCs/>
                <w:sz w:val="20"/>
                <w:szCs w:val="20"/>
              </w:rPr>
              <w:t>BACKGROUND WORK</w:t>
            </w:r>
          </w:p>
        </w:tc>
        <w:tc>
          <w:tcPr>
            <w:tcW w:w="1559" w:type="dxa"/>
          </w:tcPr>
          <w:p w14:paraId="58813A43" w14:textId="77777777" w:rsidR="005524FC" w:rsidRDefault="00DD5BE9">
            <w:pPr>
              <w:pStyle w:val="TableParagraph"/>
              <w:spacing w:before="13" w:line="240" w:lineRule="auto"/>
              <w:ind w:right="18"/>
              <w:jc w:val="center"/>
              <w:rPr>
                <w:sz w:val="20"/>
                <w:szCs w:val="18"/>
              </w:rPr>
            </w:pPr>
            <w:r>
              <w:rPr>
                <w:sz w:val="20"/>
                <w:szCs w:val="18"/>
              </w:rPr>
              <w:t>5</w:t>
            </w:r>
          </w:p>
        </w:tc>
      </w:tr>
      <w:tr w:rsidR="005524FC" w14:paraId="2E2F2827" w14:textId="77777777">
        <w:trPr>
          <w:trHeight w:val="35"/>
        </w:trPr>
        <w:tc>
          <w:tcPr>
            <w:tcW w:w="1521" w:type="dxa"/>
          </w:tcPr>
          <w:p w14:paraId="034B96F9" w14:textId="77777777" w:rsidR="005524FC" w:rsidRDefault="005524FC">
            <w:pPr>
              <w:pStyle w:val="TableParagraph"/>
              <w:spacing w:line="240" w:lineRule="auto"/>
              <w:rPr>
                <w:b/>
                <w:bCs/>
                <w:sz w:val="20"/>
                <w:szCs w:val="18"/>
              </w:rPr>
            </w:pPr>
          </w:p>
        </w:tc>
        <w:tc>
          <w:tcPr>
            <w:tcW w:w="744" w:type="dxa"/>
          </w:tcPr>
          <w:p w14:paraId="05EB8755" w14:textId="77777777" w:rsidR="005524FC" w:rsidRDefault="00DD5BE9">
            <w:pPr>
              <w:pStyle w:val="TableParagraph"/>
              <w:spacing w:before="13" w:line="240" w:lineRule="auto"/>
              <w:ind w:right="202"/>
              <w:jc w:val="right"/>
              <w:rPr>
                <w:sz w:val="20"/>
                <w:szCs w:val="20"/>
              </w:rPr>
            </w:pPr>
            <w:r>
              <w:rPr>
                <w:sz w:val="20"/>
                <w:szCs w:val="20"/>
              </w:rPr>
              <w:t>2.1</w:t>
            </w:r>
          </w:p>
        </w:tc>
        <w:tc>
          <w:tcPr>
            <w:tcW w:w="5637" w:type="dxa"/>
          </w:tcPr>
          <w:p w14:paraId="37B37630" w14:textId="77777777" w:rsidR="005524FC" w:rsidRDefault="00DD5BE9">
            <w:pPr>
              <w:pStyle w:val="TableParagraph"/>
              <w:spacing w:before="13" w:line="240" w:lineRule="auto"/>
              <w:rPr>
                <w:sz w:val="20"/>
                <w:szCs w:val="20"/>
              </w:rPr>
            </w:pPr>
            <w:r>
              <w:rPr>
                <w:sz w:val="20"/>
                <w:szCs w:val="20"/>
              </w:rPr>
              <w:t xml:space="preserve">   Introduction</w:t>
            </w:r>
          </w:p>
        </w:tc>
        <w:tc>
          <w:tcPr>
            <w:tcW w:w="1559" w:type="dxa"/>
          </w:tcPr>
          <w:p w14:paraId="7AC9E3A5" w14:textId="77777777" w:rsidR="005524FC" w:rsidRDefault="00DD5BE9">
            <w:pPr>
              <w:pStyle w:val="TableParagraph"/>
              <w:spacing w:before="13" w:line="240" w:lineRule="auto"/>
              <w:ind w:right="18"/>
              <w:jc w:val="center"/>
              <w:rPr>
                <w:sz w:val="20"/>
                <w:szCs w:val="18"/>
              </w:rPr>
            </w:pPr>
            <w:r>
              <w:rPr>
                <w:sz w:val="20"/>
                <w:szCs w:val="18"/>
              </w:rPr>
              <w:t>5</w:t>
            </w:r>
          </w:p>
        </w:tc>
      </w:tr>
      <w:tr w:rsidR="005524FC" w14:paraId="29FB1ADB" w14:textId="77777777">
        <w:trPr>
          <w:trHeight w:val="38"/>
        </w:trPr>
        <w:tc>
          <w:tcPr>
            <w:tcW w:w="1521" w:type="dxa"/>
          </w:tcPr>
          <w:p w14:paraId="622439B5" w14:textId="77777777" w:rsidR="005524FC" w:rsidRDefault="005524FC">
            <w:pPr>
              <w:pStyle w:val="TableParagraph"/>
              <w:spacing w:line="240" w:lineRule="auto"/>
              <w:rPr>
                <w:b/>
                <w:bCs/>
                <w:sz w:val="20"/>
                <w:szCs w:val="18"/>
              </w:rPr>
            </w:pPr>
          </w:p>
        </w:tc>
        <w:tc>
          <w:tcPr>
            <w:tcW w:w="744" w:type="dxa"/>
          </w:tcPr>
          <w:p w14:paraId="22C6B0EB" w14:textId="77777777" w:rsidR="005524FC" w:rsidRDefault="00DD5BE9">
            <w:pPr>
              <w:pStyle w:val="TableParagraph"/>
              <w:spacing w:before="13" w:line="240" w:lineRule="auto"/>
              <w:ind w:right="202"/>
              <w:jc w:val="right"/>
              <w:rPr>
                <w:sz w:val="20"/>
                <w:szCs w:val="20"/>
              </w:rPr>
            </w:pPr>
            <w:r>
              <w:rPr>
                <w:sz w:val="20"/>
                <w:szCs w:val="20"/>
              </w:rPr>
              <w:t>2.2</w:t>
            </w:r>
          </w:p>
        </w:tc>
        <w:tc>
          <w:tcPr>
            <w:tcW w:w="5637" w:type="dxa"/>
          </w:tcPr>
          <w:p w14:paraId="3B7DEAE2" w14:textId="77777777" w:rsidR="005524FC" w:rsidRDefault="00DD5BE9">
            <w:pPr>
              <w:pStyle w:val="TableParagraph"/>
              <w:spacing w:before="13" w:line="240" w:lineRule="auto"/>
              <w:ind w:left="203"/>
              <w:rPr>
                <w:sz w:val="20"/>
                <w:szCs w:val="20"/>
              </w:rPr>
            </w:pPr>
            <w:r>
              <w:rPr>
                <w:sz w:val="20"/>
                <w:szCs w:val="20"/>
              </w:rPr>
              <w:t>Literature survey</w:t>
            </w:r>
          </w:p>
        </w:tc>
        <w:tc>
          <w:tcPr>
            <w:tcW w:w="1559" w:type="dxa"/>
          </w:tcPr>
          <w:p w14:paraId="68A8ACD3" w14:textId="77777777" w:rsidR="005524FC" w:rsidRDefault="00DD5BE9">
            <w:pPr>
              <w:pStyle w:val="TableParagraph"/>
              <w:spacing w:before="13" w:line="240" w:lineRule="auto"/>
              <w:ind w:left="160" w:right="174"/>
              <w:jc w:val="center"/>
              <w:rPr>
                <w:sz w:val="20"/>
                <w:szCs w:val="18"/>
              </w:rPr>
            </w:pPr>
            <w:r>
              <w:rPr>
                <w:sz w:val="20"/>
                <w:szCs w:val="18"/>
              </w:rPr>
              <w:t>5</w:t>
            </w:r>
          </w:p>
        </w:tc>
      </w:tr>
      <w:tr w:rsidR="005524FC" w14:paraId="7E66A5BF" w14:textId="77777777">
        <w:trPr>
          <w:trHeight w:val="46"/>
        </w:trPr>
        <w:tc>
          <w:tcPr>
            <w:tcW w:w="1521" w:type="dxa"/>
          </w:tcPr>
          <w:p w14:paraId="2142153C" w14:textId="77777777" w:rsidR="005524FC" w:rsidRDefault="005524FC">
            <w:pPr>
              <w:pStyle w:val="TableParagraph"/>
              <w:spacing w:line="240" w:lineRule="auto"/>
              <w:rPr>
                <w:b/>
                <w:bCs/>
                <w:sz w:val="20"/>
                <w:szCs w:val="18"/>
              </w:rPr>
            </w:pPr>
          </w:p>
        </w:tc>
        <w:tc>
          <w:tcPr>
            <w:tcW w:w="744" w:type="dxa"/>
          </w:tcPr>
          <w:p w14:paraId="7F3551D2" w14:textId="77777777" w:rsidR="005524FC" w:rsidRDefault="00DD5BE9">
            <w:pPr>
              <w:pStyle w:val="TableParagraph"/>
              <w:spacing w:before="29" w:line="240" w:lineRule="auto"/>
              <w:ind w:right="202"/>
              <w:jc w:val="right"/>
              <w:rPr>
                <w:sz w:val="20"/>
                <w:szCs w:val="20"/>
              </w:rPr>
            </w:pPr>
            <w:r>
              <w:rPr>
                <w:sz w:val="20"/>
                <w:szCs w:val="20"/>
              </w:rPr>
              <w:t>2.3</w:t>
            </w:r>
          </w:p>
        </w:tc>
        <w:tc>
          <w:tcPr>
            <w:tcW w:w="5637" w:type="dxa"/>
          </w:tcPr>
          <w:p w14:paraId="3B90D9E1" w14:textId="77777777" w:rsidR="005524FC" w:rsidRDefault="00DD5BE9">
            <w:pPr>
              <w:pStyle w:val="TableParagraph"/>
              <w:spacing w:before="29" w:line="240" w:lineRule="auto"/>
              <w:ind w:left="203" w:right="176"/>
              <w:rPr>
                <w:sz w:val="20"/>
                <w:szCs w:val="20"/>
              </w:rPr>
            </w:pPr>
            <w:r>
              <w:rPr>
                <w:sz w:val="20"/>
                <w:szCs w:val="20"/>
              </w:rPr>
              <w:t>Existing solutions</w:t>
            </w:r>
          </w:p>
        </w:tc>
        <w:tc>
          <w:tcPr>
            <w:tcW w:w="1559" w:type="dxa"/>
          </w:tcPr>
          <w:p w14:paraId="3F03587E" w14:textId="77777777" w:rsidR="005524FC" w:rsidRDefault="00DD5BE9">
            <w:pPr>
              <w:pStyle w:val="TableParagraph"/>
              <w:spacing w:before="29" w:line="240" w:lineRule="auto"/>
              <w:ind w:left="160" w:right="174"/>
              <w:jc w:val="center"/>
              <w:rPr>
                <w:sz w:val="20"/>
                <w:szCs w:val="18"/>
              </w:rPr>
            </w:pPr>
            <w:r>
              <w:rPr>
                <w:sz w:val="20"/>
                <w:szCs w:val="18"/>
              </w:rPr>
              <w:t>6</w:t>
            </w:r>
          </w:p>
        </w:tc>
      </w:tr>
      <w:tr w:rsidR="005524FC" w14:paraId="429BE380" w14:textId="77777777">
        <w:trPr>
          <w:trHeight w:val="37"/>
        </w:trPr>
        <w:tc>
          <w:tcPr>
            <w:tcW w:w="1521" w:type="dxa"/>
          </w:tcPr>
          <w:p w14:paraId="42F197A2" w14:textId="77777777" w:rsidR="005524FC" w:rsidRDefault="00DD5BE9">
            <w:pPr>
              <w:pStyle w:val="TableParagraph"/>
              <w:spacing w:before="27" w:line="240" w:lineRule="auto"/>
              <w:ind w:right="629"/>
              <w:jc w:val="right"/>
              <w:rPr>
                <w:b/>
                <w:bCs/>
                <w:sz w:val="20"/>
                <w:szCs w:val="18"/>
              </w:rPr>
            </w:pPr>
            <w:r>
              <w:rPr>
                <w:b/>
                <w:bCs/>
                <w:sz w:val="20"/>
                <w:szCs w:val="18"/>
              </w:rPr>
              <w:t>3</w:t>
            </w:r>
          </w:p>
        </w:tc>
        <w:tc>
          <w:tcPr>
            <w:tcW w:w="6381" w:type="dxa"/>
            <w:gridSpan w:val="2"/>
          </w:tcPr>
          <w:p w14:paraId="4952F672" w14:textId="77777777" w:rsidR="005524FC" w:rsidRDefault="00DD5BE9">
            <w:pPr>
              <w:pStyle w:val="TableParagraph"/>
              <w:spacing w:before="27" w:line="240" w:lineRule="auto"/>
              <w:ind w:left="107"/>
              <w:rPr>
                <w:b/>
                <w:bCs/>
                <w:sz w:val="20"/>
                <w:szCs w:val="20"/>
              </w:rPr>
            </w:pPr>
            <w:r>
              <w:rPr>
                <w:b/>
                <w:bCs/>
                <w:sz w:val="20"/>
                <w:szCs w:val="20"/>
              </w:rPr>
              <w:t>PROPOSED SYSTEM</w:t>
            </w:r>
          </w:p>
        </w:tc>
        <w:tc>
          <w:tcPr>
            <w:tcW w:w="1559" w:type="dxa"/>
          </w:tcPr>
          <w:p w14:paraId="0EC55007" w14:textId="77777777" w:rsidR="005524FC" w:rsidRDefault="00DD5BE9">
            <w:pPr>
              <w:pStyle w:val="TableParagraph"/>
              <w:spacing w:before="22" w:line="240" w:lineRule="auto"/>
              <w:ind w:left="160" w:right="174"/>
              <w:jc w:val="center"/>
              <w:rPr>
                <w:sz w:val="20"/>
                <w:szCs w:val="18"/>
              </w:rPr>
            </w:pPr>
            <w:r>
              <w:rPr>
                <w:sz w:val="20"/>
                <w:szCs w:val="18"/>
              </w:rPr>
              <w:t>7</w:t>
            </w:r>
          </w:p>
        </w:tc>
      </w:tr>
      <w:tr w:rsidR="005524FC" w14:paraId="12EA7313" w14:textId="77777777">
        <w:trPr>
          <w:trHeight w:val="35"/>
        </w:trPr>
        <w:tc>
          <w:tcPr>
            <w:tcW w:w="1521" w:type="dxa"/>
          </w:tcPr>
          <w:p w14:paraId="71737FDC" w14:textId="77777777" w:rsidR="005524FC" w:rsidRDefault="005524FC">
            <w:pPr>
              <w:pStyle w:val="TableParagraph"/>
              <w:spacing w:line="240" w:lineRule="auto"/>
              <w:rPr>
                <w:b/>
                <w:bCs/>
                <w:sz w:val="20"/>
                <w:szCs w:val="18"/>
              </w:rPr>
            </w:pPr>
          </w:p>
        </w:tc>
        <w:tc>
          <w:tcPr>
            <w:tcW w:w="744" w:type="dxa"/>
          </w:tcPr>
          <w:p w14:paraId="76FD1D5E" w14:textId="77777777" w:rsidR="005524FC" w:rsidRDefault="00DD5BE9">
            <w:pPr>
              <w:pStyle w:val="TableParagraph"/>
              <w:spacing w:before="13" w:line="240" w:lineRule="auto"/>
              <w:ind w:right="202"/>
              <w:jc w:val="right"/>
              <w:rPr>
                <w:sz w:val="20"/>
                <w:szCs w:val="20"/>
              </w:rPr>
            </w:pPr>
            <w:r>
              <w:rPr>
                <w:sz w:val="20"/>
                <w:szCs w:val="20"/>
              </w:rPr>
              <w:t>3.1</w:t>
            </w:r>
          </w:p>
        </w:tc>
        <w:tc>
          <w:tcPr>
            <w:tcW w:w="5637" w:type="dxa"/>
          </w:tcPr>
          <w:p w14:paraId="675CA87D" w14:textId="77777777" w:rsidR="005524FC" w:rsidRDefault="00DD5BE9">
            <w:pPr>
              <w:pStyle w:val="TableParagraph"/>
              <w:spacing w:before="13" w:line="240" w:lineRule="auto"/>
              <w:ind w:left="203"/>
              <w:rPr>
                <w:sz w:val="20"/>
                <w:szCs w:val="20"/>
              </w:rPr>
            </w:pPr>
            <w:r>
              <w:rPr>
                <w:sz w:val="20"/>
                <w:szCs w:val="20"/>
              </w:rPr>
              <w:t>Introduction</w:t>
            </w:r>
          </w:p>
        </w:tc>
        <w:tc>
          <w:tcPr>
            <w:tcW w:w="1559" w:type="dxa"/>
          </w:tcPr>
          <w:p w14:paraId="68B8C1AA" w14:textId="77777777" w:rsidR="005524FC" w:rsidRDefault="00DD5BE9">
            <w:pPr>
              <w:pStyle w:val="TableParagraph"/>
              <w:spacing w:before="13" w:line="240" w:lineRule="auto"/>
              <w:ind w:left="160" w:right="174"/>
              <w:jc w:val="center"/>
              <w:rPr>
                <w:sz w:val="20"/>
                <w:szCs w:val="18"/>
              </w:rPr>
            </w:pPr>
            <w:r>
              <w:rPr>
                <w:sz w:val="20"/>
                <w:szCs w:val="18"/>
              </w:rPr>
              <w:t>7</w:t>
            </w:r>
          </w:p>
        </w:tc>
      </w:tr>
      <w:tr w:rsidR="005524FC" w14:paraId="41460E6F" w14:textId="77777777">
        <w:trPr>
          <w:trHeight w:val="33"/>
        </w:trPr>
        <w:tc>
          <w:tcPr>
            <w:tcW w:w="1521" w:type="dxa"/>
          </w:tcPr>
          <w:p w14:paraId="474D4AFC" w14:textId="77777777" w:rsidR="005524FC" w:rsidRDefault="005524FC">
            <w:pPr>
              <w:pStyle w:val="TableParagraph"/>
              <w:spacing w:line="240" w:lineRule="auto"/>
              <w:rPr>
                <w:b/>
                <w:bCs/>
                <w:sz w:val="20"/>
                <w:szCs w:val="18"/>
              </w:rPr>
            </w:pPr>
          </w:p>
        </w:tc>
        <w:tc>
          <w:tcPr>
            <w:tcW w:w="744" w:type="dxa"/>
          </w:tcPr>
          <w:p w14:paraId="7B429064" w14:textId="77777777" w:rsidR="005524FC" w:rsidRDefault="00DD5BE9">
            <w:pPr>
              <w:pStyle w:val="TableParagraph"/>
              <w:spacing w:line="240" w:lineRule="auto"/>
              <w:ind w:right="202"/>
              <w:jc w:val="right"/>
              <w:rPr>
                <w:sz w:val="20"/>
                <w:szCs w:val="20"/>
              </w:rPr>
            </w:pPr>
            <w:r>
              <w:rPr>
                <w:sz w:val="20"/>
                <w:szCs w:val="20"/>
              </w:rPr>
              <w:t>3.2</w:t>
            </w:r>
          </w:p>
        </w:tc>
        <w:tc>
          <w:tcPr>
            <w:tcW w:w="5637" w:type="dxa"/>
          </w:tcPr>
          <w:p w14:paraId="43AA4D48" w14:textId="77777777" w:rsidR="005524FC" w:rsidRDefault="00DD5BE9">
            <w:pPr>
              <w:pStyle w:val="TableParagraph"/>
              <w:spacing w:line="240" w:lineRule="auto"/>
              <w:ind w:left="203"/>
              <w:rPr>
                <w:sz w:val="20"/>
                <w:szCs w:val="20"/>
              </w:rPr>
            </w:pPr>
            <w:r>
              <w:rPr>
                <w:sz w:val="20"/>
                <w:szCs w:val="20"/>
              </w:rPr>
              <w:t>Theoretical/ Conceptual framework</w:t>
            </w:r>
          </w:p>
        </w:tc>
        <w:tc>
          <w:tcPr>
            <w:tcW w:w="1559" w:type="dxa"/>
          </w:tcPr>
          <w:p w14:paraId="77638DDB" w14:textId="77777777" w:rsidR="005524FC" w:rsidRDefault="00DD5BE9">
            <w:pPr>
              <w:pStyle w:val="TableParagraph"/>
              <w:spacing w:line="240" w:lineRule="auto"/>
              <w:ind w:left="160" w:right="174"/>
              <w:jc w:val="center"/>
              <w:rPr>
                <w:sz w:val="20"/>
                <w:szCs w:val="18"/>
              </w:rPr>
            </w:pPr>
            <w:r>
              <w:rPr>
                <w:sz w:val="20"/>
                <w:szCs w:val="18"/>
              </w:rPr>
              <w:t>7</w:t>
            </w:r>
          </w:p>
        </w:tc>
      </w:tr>
      <w:tr w:rsidR="005524FC" w14:paraId="6A37EDF2" w14:textId="77777777">
        <w:trPr>
          <w:trHeight w:val="37"/>
        </w:trPr>
        <w:tc>
          <w:tcPr>
            <w:tcW w:w="1521" w:type="dxa"/>
          </w:tcPr>
          <w:p w14:paraId="37A4862D" w14:textId="77777777" w:rsidR="005524FC" w:rsidRDefault="005524FC">
            <w:pPr>
              <w:pStyle w:val="TableParagraph"/>
              <w:spacing w:line="240" w:lineRule="auto"/>
              <w:rPr>
                <w:b/>
                <w:bCs/>
                <w:sz w:val="20"/>
                <w:szCs w:val="18"/>
              </w:rPr>
            </w:pPr>
          </w:p>
        </w:tc>
        <w:tc>
          <w:tcPr>
            <w:tcW w:w="744" w:type="dxa"/>
          </w:tcPr>
          <w:p w14:paraId="3DBC3B9F" w14:textId="77777777" w:rsidR="005524FC" w:rsidRDefault="005524FC">
            <w:pPr>
              <w:pStyle w:val="TableParagraph"/>
              <w:spacing w:before="13" w:line="240" w:lineRule="auto"/>
              <w:ind w:right="202"/>
              <w:jc w:val="right"/>
              <w:rPr>
                <w:sz w:val="20"/>
                <w:szCs w:val="20"/>
              </w:rPr>
            </w:pPr>
          </w:p>
        </w:tc>
        <w:tc>
          <w:tcPr>
            <w:tcW w:w="5637" w:type="dxa"/>
          </w:tcPr>
          <w:p w14:paraId="79482357" w14:textId="77777777" w:rsidR="005524FC" w:rsidRDefault="00DD5BE9">
            <w:pPr>
              <w:pStyle w:val="TableParagraph"/>
              <w:spacing w:before="13" w:line="240" w:lineRule="auto"/>
              <w:ind w:left="203"/>
              <w:rPr>
                <w:sz w:val="20"/>
                <w:szCs w:val="20"/>
              </w:rPr>
            </w:pPr>
            <w:r>
              <w:rPr>
                <w:sz w:val="20"/>
                <w:szCs w:val="20"/>
              </w:rPr>
              <w:t xml:space="preserve"> 3.2.1 Hardware Requirements</w:t>
            </w:r>
          </w:p>
        </w:tc>
        <w:tc>
          <w:tcPr>
            <w:tcW w:w="1559" w:type="dxa"/>
          </w:tcPr>
          <w:p w14:paraId="5F80C5FA" w14:textId="77777777" w:rsidR="005524FC" w:rsidRDefault="00DD5BE9">
            <w:pPr>
              <w:pStyle w:val="TableParagraph"/>
              <w:spacing w:before="13" w:line="240" w:lineRule="auto"/>
              <w:ind w:left="160" w:right="174"/>
              <w:jc w:val="center"/>
              <w:rPr>
                <w:sz w:val="20"/>
                <w:szCs w:val="18"/>
              </w:rPr>
            </w:pPr>
            <w:r>
              <w:rPr>
                <w:sz w:val="20"/>
                <w:szCs w:val="18"/>
              </w:rPr>
              <w:t>8</w:t>
            </w:r>
          </w:p>
        </w:tc>
      </w:tr>
      <w:tr w:rsidR="005524FC" w14:paraId="56774102" w14:textId="77777777">
        <w:trPr>
          <w:trHeight w:val="37"/>
        </w:trPr>
        <w:tc>
          <w:tcPr>
            <w:tcW w:w="1521" w:type="dxa"/>
          </w:tcPr>
          <w:p w14:paraId="7EB04CDA" w14:textId="77777777" w:rsidR="005524FC" w:rsidRDefault="005524FC">
            <w:pPr>
              <w:pStyle w:val="TableParagraph"/>
              <w:spacing w:line="240" w:lineRule="auto"/>
              <w:rPr>
                <w:b/>
                <w:bCs/>
                <w:sz w:val="20"/>
                <w:szCs w:val="18"/>
              </w:rPr>
            </w:pPr>
          </w:p>
        </w:tc>
        <w:tc>
          <w:tcPr>
            <w:tcW w:w="744" w:type="dxa"/>
          </w:tcPr>
          <w:p w14:paraId="4C8155A2" w14:textId="77777777" w:rsidR="005524FC" w:rsidRDefault="005524FC">
            <w:pPr>
              <w:pStyle w:val="TableParagraph"/>
              <w:spacing w:before="13" w:line="240" w:lineRule="auto"/>
              <w:ind w:right="202"/>
              <w:jc w:val="right"/>
              <w:rPr>
                <w:sz w:val="20"/>
                <w:szCs w:val="20"/>
              </w:rPr>
            </w:pPr>
          </w:p>
        </w:tc>
        <w:tc>
          <w:tcPr>
            <w:tcW w:w="5637" w:type="dxa"/>
          </w:tcPr>
          <w:p w14:paraId="18BF0D3B" w14:textId="77777777" w:rsidR="005524FC" w:rsidRDefault="00DD5BE9">
            <w:pPr>
              <w:pStyle w:val="TableParagraph"/>
              <w:spacing w:before="13" w:line="240" w:lineRule="auto"/>
              <w:ind w:left="203"/>
              <w:rPr>
                <w:sz w:val="20"/>
                <w:szCs w:val="20"/>
              </w:rPr>
            </w:pPr>
            <w:r>
              <w:rPr>
                <w:sz w:val="20"/>
                <w:szCs w:val="20"/>
              </w:rPr>
              <w:t xml:space="preserve"> 3.2.2 Software Requirements</w:t>
            </w:r>
          </w:p>
        </w:tc>
        <w:tc>
          <w:tcPr>
            <w:tcW w:w="1559" w:type="dxa"/>
          </w:tcPr>
          <w:p w14:paraId="746B610E" w14:textId="77777777" w:rsidR="005524FC" w:rsidRDefault="00DD5BE9">
            <w:pPr>
              <w:pStyle w:val="TableParagraph"/>
              <w:spacing w:before="13" w:line="240" w:lineRule="auto"/>
              <w:ind w:left="160" w:right="174"/>
              <w:jc w:val="center"/>
              <w:rPr>
                <w:sz w:val="20"/>
                <w:szCs w:val="18"/>
              </w:rPr>
            </w:pPr>
            <w:r>
              <w:rPr>
                <w:sz w:val="20"/>
                <w:szCs w:val="18"/>
              </w:rPr>
              <w:t>8</w:t>
            </w:r>
          </w:p>
        </w:tc>
      </w:tr>
      <w:tr w:rsidR="005524FC" w14:paraId="32AFCD74" w14:textId="77777777">
        <w:trPr>
          <w:trHeight w:val="37"/>
        </w:trPr>
        <w:tc>
          <w:tcPr>
            <w:tcW w:w="1521" w:type="dxa"/>
          </w:tcPr>
          <w:p w14:paraId="3805CB5C" w14:textId="77777777" w:rsidR="005524FC" w:rsidRDefault="005524FC">
            <w:pPr>
              <w:pStyle w:val="TableParagraph"/>
              <w:spacing w:line="240" w:lineRule="auto"/>
              <w:rPr>
                <w:b/>
                <w:bCs/>
                <w:sz w:val="20"/>
                <w:szCs w:val="18"/>
                <w:lang w:val="en-IN"/>
              </w:rPr>
            </w:pPr>
          </w:p>
        </w:tc>
        <w:tc>
          <w:tcPr>
            <w:tcW w:w="744" w:type="dxa"/>
          </w:tcPr>
          <w:p w14:paraId="515755E6" w14:textId="77777777" w:rsidR="005524FC" w:rsidRDefault="00DD5BE9">
            <w:pPr>
              <w:pStyle w:val="TableParagraph"/>
              <w:spacing w:before="13" w:line="240" w:lineRule="auto"/>
              <w:ind w:right="202"/>
              <w:jc w:val="right"/>
              <w:rPr>
                <w:sz w:val="20"/>
                <w:szCs w:val="20"/>
              </w:rPr>
            </w:pPr>
            <w:r>
              <w:rPr>
                <w:sz w:val="20"/>
                <w:szCs w:val="20"/>
              </w:rPr>
              <w:t xml:space="preserve">  3.3</w:t>
            </w:r>
          </w:p>
        </w:tc>
        <w:tc>
          <w:tcPr>
            <w:tcW w:w="5637" w:type="dxa"/>
          </w:tcPr>
          <w:p w14:paraId="1E872B5A" w14:textId="77777777" w:rsidR="005524FC" w:rsidRDefault="00DD5BE9">
            <w:pPr>
              <w:pStyle w:val="TableParagraph"/>
              <w:spacing w:before="13" w:line="240" w:lineRule="auto"/>
              <w:ind w:left="203"/>
              <w:rPr>
                <w:sz w:val="20"/>
                <w:szCs w:val="20"/>
              </w:rPr>
            </w:pPr>
            <w:r>
              <w:rPr>
                <w:sz w:val="20"/>
                <w:szCs w:val="20"/>
              </w:rPr>
              <w:t>Advantages</w:t>
            </w:r>
          </w:p>
        </w:tc>
        <w:tc>
          <w:tcPr>
            <w:tcW w:w="1559" w:type="dxa"/>
          </w:tcPr>
          <w:p w14:paraId="4296EA85" w14:textId="77777777" w:rsidR="005524FC" w:rsidRDefault="00DD5BE9">
            <w:pPr>
              <w:pStyle w:val="TableParagraph"/>
              <w:spacing w:before="13" w:line="240" w:lineRule="auto"/>
              <w:ind w:left="160" w:right="174"/>
              <w:jc w:val="center"/>
              <w:rPr>
                <w:sz w:val="20"/>
                <w:szCs w:val="18"/>
              </w:rPr>
            </w:pPr>
            <w:r>
              <w:rPr>
                <w:sz w:val="20"/>
                <w:szCs w:val="18"/>
              </w:rPr>
              <w:t>8</w:t>
            </w:r>
          </w:p>
        </w:tc>
      </w:tr>
      <w:tr w:rsidR="005524FC" w14:paraId="78D37596" w14:textId="77777777">
        <w:trPr>
          <w:trHeight w:val="35"/>
        </w:trPr>
        <w:tc>
          <w:tcPr>
            <w:tcW w:w="1521" w:type="dxa"/>
          </w:tcPr>
          <w:p w14:paraId="1D69AC84" w14:textId="77777777" w:rsidR="005524FC" w:rsidRDefault="00DD5BE9">
            <w:pPr>
              <w:pStyle w:val="TableParagraph"/>
              <w:spacing w:before="20" w:line="240" w:lineRule="auto"/>
              <w:ind w:right="629"/>
              <w:jc w:val="right"/>
              <w:rPr>
                <w:b/>
                <w:bCs/>
                <w:sz w:val="20"/>
                <w:szCs w:val="18"/>
              </w:rPr>
            </w:pPr>
            <w:r>
              <w:rPr>
                <w:b/>
                <w:bCs/>
                <w:sz w:val="20"/>
                <w:szCs w:val="18"/>
              </w:rPr>
              <w:t>4</w:t>
            </w:r>
          </w:p>
        </w:tc>
        <w:tc>
          <w:tcPr>
            <w:tcW w:w="6381" w:type="dxa"/>
            <w:gridSpan w:val="2"/>
          </w:tcPr>
          <w:p w14:paraId="7A0C0177" w14:textId="77777777" w:rsidR="005524FC" w:rsidRDefault="00DD5BE9">
            <w:pPr>
              <w:pStyle w:val="TableParagraph"/>
              <w:spacing w:line="240" w:lineRule="auto"/>
              <w:rPr>
                <w:b/>
                <w:bCs/>
                <w:sz w:val="20"/>
                <w:szCs w:val="20"/>
              </w:rPr>
            </w:pPr>
            <w:r>
              <w:rPr>
                <w:b/>
                <w:bCs/>
                <w:sz w:val="20"/>
                <w:szCs w:val="20"/>
              </w:rPr>
              <w:t xml:space="preserve">  DESIGNING</w:t>
            </w:r>
          </w:p>
        </w:tc>
        <w:tc>
          <w:tcPr>
            <w:tcW w:w="1559" w:type="dxa"/>
          </w:tcPr>
          <w:p w14:paraId="39A1374E" w14:textId="77777777" w:rsidR="005524FC" w:rsidRDefault="00DD5BE9">
            <w:pPr>
              <w:pStyle w:val="TableParagraph"/>
              <w:spacing w:before="15" w:line="240" w:lineRule="auto"/>
              <w:ind w:left="160" w:right="174"/>
              <w:jc w:val="center"/>
              <w:rPr>
                <w:sz w:val="20"/>
                <w:szCs w:val="18"/>
              </w:rPr>
            </w:pPr>
            <w:r>
              <w:rPr>
                <w:sz w:val="20"/>
                <w:szCs w:val="18"/>
              </w:rPr>
              <w:t>9</w:t>
            </w:r>
          </w:p>
        </w:tc>
      </w:tr>
      <w:tr w:rsidR="005524FC" w14:paraId="34139B08" w14:textId="77777777">
        <w:trPr>
          <w:trHeight w:val="35"/>
        </w:trPr>
        <w:tc>
          <w:tcPr>
            <w:tcW w:w="1521" w:type="dxa"/>
          </w:tcPr>
          <w:p w14:paraId="6352FBEB" w14:textId="77777777" w:rsidR="005524FC" w:rsidRDefault="005524FC">
            <w:pPr>
              <w:pStyle w:val="TableParagraph"/>
              <w:spacing w:line="240" w:lineRule="auto"/>
              <w:rPr>
                <w:b/>
                <w:bCs/>
                <w:sz w:val="20"/>
                <w:szCs w:val="18"/>
              </w:rPr>
            </w:pPr>
          </w:p>
        </w:tc>
        <w:tc>
          <w:tcPr>
            <w:tcW w:w="744" w:type="dxa"/>
          </w:tcPr>
          <w:p w14:paraId="01974D1A" w14:textId="77777777" w:rsidR="005524FC" w:rsidRDefault="00DD5BE9">
            <w:pPr>
              <w:pStyle w:val="TableParagraph"/>
              <w:spacing w:before="10" w:line="240" w:lineRule="auto"/>
              <w:ind w:right="202"/>
              <w:jc w:val="center"/>
              <w:rPr>
                <w:sz w:val="20"/>
                <w:szCs w:val="20"/>
              </w:rPr>
            </w:pPr>
            <w:r>
              <w:rPr>
                <w:sz w:val="20"/>
                <w:szCs w:val="20"/>
              </w:rPr>
              <w:t>4.1</w:t>
            </w:r>
          </w:p>
        </w:tc>
        <w:tc>
          <w:tcPr>
            <w:tcW w:w="5637" w:type="dxa"/>
          </w:tcPr>
          <w:p w14:paraId="2475930C" w14:textId="77777777" w:rsidR="005524FC" w:rsidRDefault="00DD5BE9">
            <w:pPr>
              <w:pStyle w:val="TableParagraph"/>
              <w:spacing w:before="10" w:line="240" w:lineRule="auto"/>
              <w:ind w:left="203"/>
              <w:rPr>
                <w:sz w:val="20"/>
                <w:szCs w:val="20"/>
              </w:rPr>
            </w:pPr>
            <w:r>
              <w:rPr>
                <w:sz w:val="20"/>
                <w:szCs w:val="20"/>
              </w:rPr>
              <w:t>Preliminary Design</w:t>
            </w:r>
          </w:p>
        </w:tc>
        <w:tc>
          <w:tcPr>
            <w:tcW w:w="1559" w:type="dxa"/>
          </w:tcPr>
          <w:p w14:paraId="4D96FA78" w14:textId="77777777" w:rsidR="005524FC" w:rsidRDefault="00DD5BE9">
            <w:pPr>
              <w:pStyle w:val="TableParagraph"/>
              <w:spacing w:before="10" w:line="240" w:lineRule="auto"/>
              <w:ind w:left="160" w:right="174"/>
              <w:jc w:val="center"/>
              <w:rPr>
                <w:sz w:val="20"/>
                <w:szCs w:val="18"/>
              </w:rPr>
            </w:pPr>
            <w:r>
              <w:rPr>
                <w:sz w:val="20"/>
                <w:szCs w:val="18"/>
              </w:rPr>
              <w:t>9</w:t>
            </w:r>
          </w:p>
        </w:tc>
      </w:tr>
      <w:tr w:rsidR="005524FC" w14:paraId="1BCF37F6" w14:textId="77777777">
        <w:trPr>
          <w:trHeight w:val="35"/>
        </w:trPr>
        <w:tc>
          <w:tcPr>
            <w:tcW w:w="1521" w:type="dxa"/>
          </w:tcPr>
          <w:p w14:paraId="6F2F645C" w14:textId="77777777" w:rsidR="005524FC" w:rsidRDefault="005524FC">
            <w:pPr>
              <w:pStyle w:val="TableParagraph"/>
              <w:spacing w:line="240" w:lineRule="auto"/>
              <w:rPr>
                <w:b/>
                <w:bCs/>
                <w:sz w:val="20"/>
                <w:szCs w:val="18"/>
              </w:rPr>
            </w:pPr>
          </w:p>
        </w:tc>
        <w:tc>
          <w:tcPr>
            <w:tcW w:w="744" w:type="dxa"/>
          </w:tcPr>
          <w:p w14:paraId="082A1131" w14:textId="77777777" w:rsidR="005524FC" w:rsidRDefault="005524FC">
            <w:pPr>
              <w:pStyle w:val="TableParagraph"/>
              <w:spacing w:before="10" w:line="240" w:lineRule="auto"/>
              <w:ind w:right="202"/>
              <w:jc w:val="center"/>
              <w:rPr>
                <w:sz w:val="20"/>
                <w:szCs w:val="20"/>
              </w:rPr>
            </w:pPr>
          </w:p>
        </w:tc>
        <w:tc>
          <w:tcPr>
            <w:tcW w:w="5637" w:type="dxa"/>
          </w:tcPr>
          <w:p w14:paraId="50E22A57" w14:textId="77777777" w:rsidR="005524FC" w:rsidRDefault="00DD5BE9">
            <w:pPr>
              <w:pStyle w:val="TableParagraph"/>
              <w:spacing w:before="10" w:line="240" w:lineRule="auto"/>
              <w:ind w:left="203"/>
              <w:rPr>
                <w:sz w:val="20"/>
                <w:szCs w:val="20"/>
              </w:rPr>
            </w:pPr>
            <w:r>
              <w:rPr>
                <w:sz w:val="20"/>
                <w:szCs w:val="20"/>
              </w:rPr>
              <w:t>4.1.1 UML Diagrams</w:t>
            </w:r>
          </w:p>
        </w:tc>
        <w:tc>
          <w:tcPr>
            <w:tcW w:w="1559" w:type="dxa"/>
          </w:tcPr>
          <w:p w14:paraId="0F7F2586" w14:textId="77777777" w:rsidR="005524FC" w:rsidRDefault="00DD5BE9">
            <w:pPr>
              <w:pStyle w:val="TableParagraph"/>
              <w:spacing w:before="10" w:line="240" w:lineRule="auto"/>
              <w:ind w:left="160" w:right="174"/>
              <w:jc w:val="center"/>
              <w:rPr>
                <w:sz w:val="20"/>
                <w:szCs w:val="18"/>
              </w:rPr>
            </w:pPr>
            <w:r>
              <w:rPr>
                <w:sz w:val="20"/>
                <w:szCs w:val="18"/>
              </w:rPr>
              <w:t>9</w:t>
            </w:r>
          </w:p>
        </w:tc>
      </w:tr>
      <w:tr w:rsidR="005524FC" w14:paraId="333F7A6D" w14:textId="77777777">
        <w:trPr>
          <w:trHeight w:val="35"/>
        </w:trPr>
        <w:tc>
          <w:tcPr>
            <w:tcW w:w="1521" w:type="dxa"/>
          </w:tcPr>
          <w:p w14:paraId="77A28745" w14:textId="77777777" w:rsidR="005524FC" w:rsidRDefault="005524FC">
            <w:pPr>
              <w:pStyle w:val="TableParagraph"/>
              <w:spacing w:line="240" w:lineRule="auto"/>
              <w:rPr>
                <w:b/>
                <w:bCs/>
                <w:sz w:val="20"/>
                <w:szCs w:val="18"/>
              </w:rPr>
            </w:pPr>
          </w:p>
        </w:tc>
        <w:tc>
          <w:tcPr>
            <w:tcW w:w="744" w:type="dxa"/>
          </w:tcPr>
          <w:p w14:paraId="312C5708" w14:textId="77777777" w:rsidR="005524FC" w:rsidRDefault="005524FC">
            <w:pPr>
              <w:pStyle w:val="TableParagraph"/>
              <w:spacing w:before="15" w:line="240" w:lineRule="auto"/>
              <w:ind w:right="202"/>
              <w:jc w:val="center"/>
              <w:rPr>
                <w:sz w:val="20"/>
                <w:szCs w:val="20"/>
              </w:rPr>
            </w:pPr>
          </w:p>
        </w:tc>
        <w:tc>
          <w:tcPr>
            <w:tcW w:w="5637" w:type="dxa"/>
          </w:tcPr>
          <w:p w14:paraId="0D139637" w14:textId="77777777" w:rsidR="005524FC" w:rsidRDefault="00DD5BE9">
            <w:pPr>
              <w:pStyle w:val="TableParagraph"/>
              <w:spacing w:before="15" w:line="240" w:lineRule="auto"/>
              <w:ind w:left="203"/>
              <w:rPr>
                <w:sz w:val="20"/>
                <w:szCs w:val="20"/>
              </w:rPr>
            </w:pPr>
            <w:r>
              <w:rPr>
                <w:sz w:val="20"/>
                <w:szCs w:val="20"/>
              </w:rPr>
              <w:t>4.1.2 Activity Diagrams</w:t>
            </w:r>
          </w:p>
        </w:tc>
        <w:tc>
          <w:tcPr>
            <w:tcW w:w="1559" w:type="dxa"/>
          </w:tcPr>
          <w:p w14:paraId="43767A52" w14:textId="77777777" w:rsidR="005524FC" w:rsidRDefault="00DD5BE9">
            <w:pPr>
              <w:pStyle w:val="TableParagraph"/>
              <w:spacing w:before="15" w:line="240" w:lineRule="auto"/>
              <w:ind w:left="160" w:right="174"/>
              <w:jc w:val="center"/>
              <w:rPr>
                <w:sz w:val="20"/>
                <w:szCs w:val="18"/>
              </w:rPr>
            </w:pPr>
            <w:r>
              <w:rPr>
                <w:sz w:val="20"/>
                <w:szCs w:val="18"/>
              </w:rPr>
              <w:t>10</w:t>
            </w:r>
          </w:p>
        </w:tc>
      </w:tr>
      <w:tr w:rsidR="005524FC" w14:paraId="577CD111" w14:textId="77777777">
        <w:trPr>
          <w:trHeight w:val="35"/>
        </w:trPr>
        <w:tc>
          <w:tcPr>
            <w:tcW w:w="1521" w:type="dxa"/>
          </w:tcPr>
          <w:p w14:paraId="25486AE3" w14:textId="77777777" w:rsidR="005524FC" w:rsidRDefault="005524FC">
            <w:pPr>
              <w:pStyle w:val="TableParagraph"/>
              <w:spacing w:line="240" w:lineRule="auto"/>
              <w:rPr>
                <w:b/>
                <w:bCs/>
                <w:sz w:val="20"/>
                <w:szCs w:val="18"/>
              </w:rPr>
            </w:pPr>
          </w:p>
        </w:tc>
        <w:tc>
          <w:tcPr>
            <w:tcW w:w="744" w:type="dxa"/>
          </w:tcPr>
          <w:p w14:paraId="66393E49" w14:textId="77777777" w:rsidR="005524FC" w:rsidRDefault="00DD5BE9">
            <w:pPr>
              <w:pStyle w:val="TableParagraph"/>
              <w:spacing w:before="15" w:line="240" w:lineRule="auto"/>
              <w:ind w:right="202"/>
              <w:jc w:val="center"/>
              <w:rPr>
                <w:sz w:val="20"/>
                <w:szCs w:val="20"/>
              </w:rPr>
            </w:pPr>
            <w:r>
              <w:rPr>
                <w:sz w:val="20"/>
                <w:szCs w:val="20"/>
              </w:rPr>
              <w:t>4.2</w:t>
            </w:r>
          </w:p>
        </w:tc>
        <w:tc>
          <w:tcPr>
            <w:tcW w:w="5637" w:type="dxa"/>
          </w:tcPr>
          <w:p w14:paraId="3D175CB9" w14:textId="77777777" w:rsidR="005524FC" w:rsidRDefault="00DD5BE9">
            <w:pPr>
              <w:pStyle w:val="TableParagraph"/>
              <w:spacing w:before="15" w:line="240" w:lineRule="auto"/>
              <w:ind w:left="203"/>
              <w:rPr>
                <w:sz w:val="20"/>
                <w:szCs w:val="20"/>
              </w:rPr>
            </w:pPr>
            <w:r>
              <w:rPr>
                <w:sz w:val="20"/>
                <w:szCs w:val="20"/>
              </w:rPr>
              <w:t>Data control Design</w:t>
            </w:r>
          </w:p>
        </w:tc>
        <w:tc>
          <w:tcPr>
            <w:tcW w:w="1559" w:type="dxa"/>
          </w:tcPr>
          <w:p w14:paraId="444CF5C1" w14:textId="77777777" w:rsidR="005524FC" w:rsidRDefault="00DD5BE9">
            <w:pPr>
              <w:pStyle w:val="TableParagraph"/>
              <w:spacing w:before="15" w:line="240" w:lineRule="auto"/>
              <w:ind w:left="160" w:right="174"/>
              <w:jc w:val="center"/>
              <w:rPr>
                <w:sz w:val="20"/>
                <w:szCs w:val="18"/>
              </w:rPr>
            </w:pPr>
            <w:r>
              <w:rPr>
                <w:sz w:val="20"/>
                <w:szCs w:val="18"/>
              </w:rPr>
              <w:t>11</w:t>
            </w:r>
          </w:p>
        </w:tc>
      </w:tr>
      <w:tr w:rsidR="005524FC" w14:paraId="78907AB7" w14:textId="77777777">
        <w:trPr>
          <w:trHeight w:val="35"/>
        </w:trPr>
        <w:tc>
          <w:tcPr>
            <w:tcW w:w="1521" w:type="dxa"/>
          </w:tcPr>
          <w:p w14:paraId="6A6D5EDA" w14:textId="77777777" w:rsidR="005524FC" w:rsidRDefault="00DD5BE9">
            <w:pPr>
              <w:pStyle w:val="TableParagraph"/>
              <w:spacing w:before="17" w:line="240" w:lineRule="auto"/>
              <w:ind w:right="629"/>
              <w:jc w:val="right"/>
              <w:rPr>
                <w:b/>
                <w:bCs/>
                <w:sz w:val="20"/>
                <w:szCs w:val="18"/>
              </w:rPr>
            </w:pPr>
            <w:r>
              <w:rPr>
                <w:b/>
                <w:bCs/>
                <w:sz w:val="20"/>
                <w:szCs w:val="18"/>
              </w:rPr>
              <w:t>5</w:t>
            </w:r>
          </w:p>
        </w:tc>
        <w:tc>
          <w:tcPr>
            <w:tcW w:w="6381" w:type="dxa"/>
            <w:gridSpan w:val="2"/>
          </w:tcPr>
          <w:p w14:paraId="00DCBDB2" w14:textId="77777777" w:rsidR="005524FC" w:rsidRDefault="00DD5BE9">
            <w:pPr>
              <w:pStyle w:val="TableParagraph"/>
              <w:spacing w:before="17" w:line="240" w:lineRule="auto"/>
              <w:ind w:left="107"/>
              <w:rPr>
                <w:b/>
                <w:bCs/>
                <w:sz w:val="20"/>
                <w:szCs w:val="20"/>
              </w:rPr>
            </w:pPr>
            <w:r>
              <w:rPr>
                <w:b/>
                <w:bCs/>
                <w:sz w:val="20"/>
                <w:szCs w:val="20"/>
              </w:rPr>
              <w:t>RESULTS AND DISCUSSION</w:t>
            </w:r>
          </w:p>
        </w:tc>
        <w:tc>
          <w:tcPr>
            <w:tcW w:w="1559" w:type="dxa"/>
          </w:tcPr>
          <w:p w14:paraId="2F6609BE" w14:textId="77777777" w:rsidR="005524FC" w:rsidRDefault="00DD5BE9">
            <w:pPr>
              <w:pStyle w:val="TableParagraph"/>
              <w:spacing w:before="13" w:line="240" w:lineRule="auto"/>
              <w:ind w:left="160" w:right="174"/>
              <w:jc w:val="center"/>
              <w:rPr>
                <w:sz w:val="20"/>
                <w:szCs w:val="18"/>
              </w:rPr>
            </w:pPr>
            <w:r>
              <w:rPr>
                <w:sz w:val="20"/>
                <w:szCs w:val="18"/>
              </w:rPr>
              <w:t>12</w:t>
            </w:r>
          </w:p>
        </w:tc>
      </w:tr>
      <w:tr w:rsidR="005524FC" w14:paraId="3AF4C971" w14:textId="77777777">
        <w:trPr>
          <w:trHeight w:val="35"/>
        </w:trPr>
        <w:tc>
          <w:tcPr>
            <w:tcW w:w="1521" w:type="dxa"/>
          </w:tcPr>
          <w:p w14:paraId="59C0A8C4" w14:textId="77777777" w:rsidR="005524FC" w:rsidRDefault="005524FC">
            <w:pPr>
              <w:pStyle w:val="TableParagraph"/>
              <w:spacing w:line="240" w:lineRule="auto"/>
              <w:rPr>
                <w:b/>
                <w:bCs/>
                <w:sz w:val="20"/>
                <w:szCs w:val="18"/>
              </w:rPr>
            </w:pPr>
          </w:p>
        </w:tc>
        <w:tc>
          <w:tcPr>
            <w:tcW w:w="744" w:type="dxa"/>
          </w:tcPr>
          <w:p w14:paraId="4F174730" w14:textId="77777777" w:rsidR="005524FC" w:rsidRDefault="00DD5BE9">
            <w:pPr>
              <w:pStyle w:val="TableParagraph"/>
              <w:spacing w:before="13" w:line="240" w:lineRule="auto"/>
              <w:ind w:right="202"/>
              <w:jc w:val="center"/>
              <w:rPr>
                <w:sz w:val="20"/>
                <w:szCs w:val="20"/>
              </w:rPr>
            </w:pPr>
            <w:r>
              <w:rPr>
                <w:sz w:val="20"/>
                <w:szCs w:val="20"/>
              </w:rPr>
              <w:t>5.1</w:t>
            </w:r>
          </w:p>
        </w:tc>
        <w:tc>
          <w:tcPr>
            <w:tcW w:w="5637" w:type="dxa"/>
          </w:tcPr>
          <w:p w14:paraId="4B12CA10" w14:textId="77777777" w:rsidR="005524FC" w:rsidRDefault="00DD5BE9">
            <w:pPr>
              <w:pStyle w:val="TableParagraph"/>
              <w:spacing w:line="240" w:lineRule="auto"/>
              <w:rPr>
                <w:sz w:val="20"/>
                <w:szCs w:val="20"/>
              </w:rPr>
            </w:pPr>
            <w:r>
              <w:rPr>
                <w:sz w:val="20"/>
                <w:szCs w:val="20"/>
              </w:rPr>
              <w:t xml:space="preserve">    Implementation</w:t>
            </w:r>
          </w:p>
        </w:tc>
        <w:tc>
          <w:tcPr>
            <w:tcW w:w="1559" w:type="dxa"/>
          </w:tcPr>
          <w:p w14:paraId="2ADEA88C" w14:textId="77777777" w:rsidR="005524FC" w:rsidRDefault="00DD5BE9">
            <w:pPr>
              <w:pStyle w:val="TableParagraph"/>
              <w:spacing w:before="13" w:line="240" w:lineRule="auto"/>
              <w:ind w:left="160" w:right="174"/>
              <w:jc w:val="center"/>
              <w:rPr>
                <w:sz w:val="20"/>
                <w:szCs w:val="18"/>
              </w:rPr>
            </w:pPr>
            <w:r>
              <w:rPr>
                <w:sz w:val="20"/>
                <w:szCs w:val="18"/>
              </w:rPr>
              <w:t>12</w:t>
            </w:r>
          </w:p>
        </w:tc>
      </w:tr>
      <w:tr w:rsidR="005524FC" w14:paraId="0A208FC5" w14:textId="77777777">
        <w:trPr>
          <w:trHeight w:val="35"/>
        </w:trPr>
        <w:tc>
          <w:tcPr>
            <w:tcW w:w="1521" w:type="dxa"/>
          </w:tcPr>
          <w:p w14:paraId="5BE0D1EF" w14:textId="77777777" w:rsidR="005524FC" w:rsidRDefault="005524FC">
            <w:pPr>
              <w:pStyle w:val="TableParagraph"/>
              <w:spacing w:line="240" w:lineRule="auto"/>
              <w:rPr>
                <w:b/>
                <w:bCs/>
                <w:sz w:val="20"/>
                <w:szCs w:val="18"/>
              </w:rPr>
            </w:pPr>
          </w:p>
        </w:tc>
        <w:tc>
          <w:tcPr>
            <w:tcW w:w="744" w:type="dxa"/>
          </w:tcPr>
          <w:p w14:paraId="5AE2AE84" w14:textId="77777777" w:rsidR="005524FC" w:rsidRDefault="00DD5BE9">
            <w:pPr>
              <w:pStyle w:val="TableParagraph"/>
              <w:spacing w:line="240" w:lineRule="auto"/>
              <w:rPr>
                <w:sz w:val="20"/>
                <w:szCs w:val="20"/>
              </w:rPr>
            </w:pPr>
            <w:r>
              <w:rPr>
                <w:sz w:val="20"/>
                <w:szCs w:val="20"/>
              </w:rPr>
              <w:t xml:space="preserve">  5.2</w:t>
            </w:r>
          </w:p>
        </w:tc>
        <w:tc>
          <w:tcPr>
            <w:tcW w:w="5637" w:type="dxa"/>
          </w:tcPr>
          <w:p w14:paraId="454DDEFC" w14:textId="77777777" w:rsidR="005524FC" w:rsidRDefault="00DD5BE9">
            <w:pPr>
              <w:pStyle w:val="TableParagraph"/>
              <w:tabs>
                <w:tab w:val="left" w:pos="927"/>
              </w:tabs>
              <w:spacing w:before="15" w:line="240" w:lineRule="auto"/>
              <w:ind w:left="203"/>
              <w:rPr>
                <w:sz w:val="20"/>
                <w:szCs w:val="20"/>
              </w:rPr>
            </w:pPr>
            <w:r>
              <w:rPr>
                <w:sz w:val="20"/>
                <w:szCs w:val="20"/>
              </w:rPr>
              <w:t>Result</w:t>
            </w:r>
          </w:p>
        </w:tc>
        <w:tc>
          <w:tcPr>
            <w:tcW w:w="1559" w:type="dxa"/>
          </w:tcPr>
          <w:p w14:paraId="57704C00" w14:textId="77777777" w:rsidR="005524FC" w:rsidRDefault="00DD5BE9">
            <w:pPr>
              <w:pStyle w:val="TableParagraph"/>
              <w:spacing w:before="15" w:line="240" w:lineRule="auto"/>
              <w:ind w:left="160" w:right="174"/>
              <w:jc w:val="center"/>
              <w:rPr>
                <w:sz w:val="20"/>
                <w:szCs w:val="18"/>
              </w:rPr>
            </w:pPr>
            <w:r>
              <w:rPr>
                <w:sz w:val="20"/>
                <w:szCs w:val="18"/>
              </w:rPr>
              <w:t>16</w:t>
            </w:r>
          </w:p>
        </w:tc>
      </w:tr>
      <w:tr w:rsidR="005524FC" w14:paraId="380119E6" w14:textId="77777777">
        <w:trPr>
          <w:trHeight w:val="35"/>
        </w:trPr>
        <w:tc>
          <w:tcPr>
            <w:tcW w:w="1521" w:type="dxa"/>
          </w:tcPr>
          <w:p w14:paraId="1E381E08" w14:textId="77777777" w:rsidR="005524FC" w:rsidRDefault="00DD5BE9">
            <w:pPr>
              <w:pStyle w:val="TableParagraph"/>
              <w:spacing w:line="240" w:lineRule="auto"/>
              <w:jc w:val="center"/>
              <w:rPr>
                <w:b/>
                <w:bCs/>
                <w:sz w:val="20"/>
                <w:szCs w:val="18"/>
              </w:rPr>
            </w:pPr>
            <w:r>
              <w:rPr>
                <w:b/>
                <w:bCs/>
                <w:sz w:val="20"/>
                <w:szCs w:val="18"/>
              </w:rPr>
              <w:t>6</w:t>
            </w:r>
          </w:p>
        </w:tc>
        <w:tc>
          <w:tcPr>
            <w:tcW w:w="6381" w:type="dxa"/>
            <w:gridSpan w:val="2"/>
          </w:tcPr>
          <w:p w14:paraId="69E4EBDA" w14:textId="77777777" w:rsidR="005524FC" w:rsidRDefault="00DD5BE9">
            <w:pPr>
              <w:pStyle w:val="TableParagraph"/>
              <w:tabs>
                <w:tab w:val="left" w:pos="927"/>
              </w:tabs>
              <w:spacing w:before="15" w:line="240" w:lineRule="auto"/>
              <w:ind w:left="203"/>
              <w:rPr>
                <w:sz w:val="20"/>
                <w:szCs w:val="20"/>
              </w:rPr>
            </w:pPr>
            <w:r>
              <w:rPr>
                <w:b/>
                <w:bCs/>
                <w:sz w:val="20"/>
                <w:szCs w:val="20"/>
              </w:rPr>
              <w:t>CONCLUSION AND FUTUREWORK</w:t>
            </w:r>
          </w:p>
        </w:tc>
        <w:tc>
          <w:tcPr>
            <w:tcW w:w="1559" w:type="dxa"/>
          </w:tcPr>
          <w:p w14:paraId="0E38E6F6" w14:textId="77777777" w:rsidR="005524FC" w:rsidRDefault="00DD5BE9">
            <w:pPr>
              <w:pStyle w:val="TableParagraph"/>
              <w:spacing w:before="15" w:line="240" w:lineRule="auto"/>
              <w:ind w:left="160" w:right="174"/>
              <w:jc w:val="center"/>
              <w:rPr>
                <w:sz w:val="20"/>
                <w:szCs w:val="18"/>
              </w:rPr>
            </w:pPr>
            <w:r>
              <w:rPr>
                <w:sz w:val="20"/>
                <w:szCs w:val="18"/>
              </w:rPr>
              <w:t>18</w:t>
            </w:r>
          </w:p>
        </w:tc>
      </w:tr>
      <w:tr w:rsidR="005524FC" w14:paraId="2D84A2E4" w14:textId="77777777">
        <w:trPr>
          <w:trHeight w:val="35"/>
        </w:trPr>
        <w:tc>
          <w:tcPr>
            <w:tcW w:w="1521" w:type="dxa"/>
          </w:tcPr>
          <w:p w14:paraId="1D4B5EAE" w14:textId="77777777" w:rsidR="005524FC" w:rsidRDefault="005524FC">
            <w:pPr>
              <w:pStyle w:val="TableParagraph"/>
              <w:spacing w:line="240" w:lineRule="auto"/>
              <w:jc w:val="center"/>
              <w:rPr>
                <w:b/>
                <w:bCs/>
                <w:sz w:val="20"/>
                <w:szCs w:val="18"/>
              </w:rPr>
            </w:pPr>
          </w:p>
        </w:tc>
        <w:tc>
          <w:tcPr>
            <w:tcW w:w="744" w:type="dxa"/>
          </w:tcPr>
          <w:p w14:paraId="6F7BEFAE" w14:textId="77777777" w:rsidR="005524FC" w:rsidRDefault="00DD5BE9">
            <w:pPr>
              <w:pStyle w:val="TableParagraph"/>
              <w:spacing w:line="240" w:lineRule="auto"/>
              <w:jc w:val="center"/>
              <w:rPr>
                <w:sz w:val="20"/>
                <w:szCs w:val="20"/>
              </w:rPr>
            </w:pPr>
            <w:r>
              <w:rPr>
                <w:sz w:val="20"/>
                <w:szCs w:val="20"/>
              </w:rPr>
              <w:t>6.1</w:t>
            </w:r>
          </w:p>
        </w:tc>
        <w:tc>
          <w:tcPr>
            <w:tcW w:w="5637" w:type="dxa"/>
          </w:tcPr>
          <w:p w14:paraId="00A6E871" w14:textId="77777777" w:rsidR="005524FC" w:rsidRDefault="00DD5BE9">
            <w:pPr>
              <w:pStyle w:val="TableParagraph"/>
              <w:tabs>
                <w:tab w:val="left" w:pos="927"/>
              </w:tabs>
              <w:spacing w:before="15" w:line="240" w:lineRule="auto"/>
              <w:rPr>
                <w:sz w:val="20"/>
                <w:szCs w:val="20"/>
              </w:rPr>
            </w:pPr>
            <w:r>
              <w:rPr>
                <w:sz w:val="20"/>
                <w:szCs w:val="20"/>
              </w:rPr>
              <w:t xml:space="preserve">  Conclusion and Future work</w:t>
            </w:r>
          </w:p>
        </w:tc>
        <w:tc>
          <w:tcPr>
            <w:tcW w:w="1559" w:type="dxa"/>
          </w:tcPr>
          <w:p w14:paraId="1E2FDED7" w14:textId="77777777" w:rsidR="005524FC" w:rsidRDefault="00DD5BE9">
            <w:pPr>
              <w:pStyle w:val="TableParagraph"/>
              <w:spacing w:before="15" w:line="240" w:lineRule="auto"/>
              <w:ind w:left="160" w:right="174"/>
              <w:jc w:val="center"/>
              <w:rPr>
                <w:sz w:val="20"/>
                <w:szCs w:val="18"/>
              </w:rPr>
            </w:pPr>
            <w:r>
              <w:rPr>
                <w:sz w:val="20"/>
                <w:szCs w:val="18"/>
              </w:rPr>
              <w:t>18</w:t>
            </w:r>
          </w:p>
        </w:tc>
      </w:tr>
      <w:tr w:rsidR="005524FC" w14:paraId="3ADA7588" w14:textId="77777777">
        <w:trPr>
          <w:trHeight w:val="35"/>
        </w:trPr>
        <w:tc>
          <w:tcPr>
            <w:tcW w:w="1521" w:type="dxa"/>
          </w:tcPr>
          <w:p w14:paraId="5469E06D" w14:textId="77777777" w:rsidR="005524FC" w:rsidRDefault="005524FC">
            <w:pPr>
              <w:pStyle w:val="TableParagraph"/>
              <w:spacing w:line="240" w:lineRule="auto"/>
              <w:jc w:val="center"/>
              <w:rPr>
                <w:b/>
                <w:bCs/>
                <w:sz w:val="20"/>
                <w:szCs w:val="18"/>
              </w:rPr>
            </w:pPr>
          </w:p>
        </w:tc>
        <w:tc>
          <w:tcPr>
            <w:tcW w:w="744" w:type="dxa"/>
          </w:tcPr>
          <w:p w14:paraId="7CD3A4C0" w14:textId="77777777" w:rsidR="005524FC" w:rsidRDefault="00DD5BE9">
            <w:pPr>
              <w:pStyle w:val="TableParagraph"/>
              <w:spacing w:line="240" w:lineRule="auto"/>
              <w:jc w:val="center"/>
              <w:rPr>
                <w:sz w:val="20"/>
                <w:szCs w:val="20"/>
              </w:rPr>
            </w:pPr>
            <w:r>
              <w:rPr>
                <w:sz w:val="20"/>
                <w:szCs w:val="20"/>
              </w:rPr>
              <w:t>6.2</w:t>
            </w:r>
          </w:p>
        </w:tc>
        <w:tc>
          <w:tcPr>
            <w:tcW w:w="5637" w:type="dxa"/>
          </w:tcPr>
          <w:p w14:paraId="5E645887" w14:textId="77777777" w:rsidR="005524FC" w:rsidRDefault="00DD5BE9">
            <w:pPr>
              <w:pStyle w:val="TableParagraph"/>
              <w:tabs>
                <w:tab w:val="left" w:pos="927"/>
              </w:tabs>
              <w:spacing w:before="15" w:line="240" w:lineRule="auto"/>
              <w:rPr>
                <w:sz w:val="20"/>
                <w:szCs w:val="20"/>
              </w:rPr>
            </w:pPr>
            <w:r>
              <w:rPr>
                <w:sz w:val="20"/>
                <w:szCs w:val="20"/>
              </w:rPr>
              <w:t xml:space="preserve">   References</w:t>
            </w:r>
          </w:p>
        </w:tc>
        <w:tc>
          <w:tcPr>
            <w:tcW w:w="1559" w:type="dxa"/>
          </w:tcPr>
          <w:p w14:paraId="4AA519C5" w14:textId="77777777" w:rsidR="005524FC" w:rsidRDefault="00DD5BE9">
            <w:pPr>
              <w:pStyle w:val="TableParagraph"/>
              <w:spacing w:before="15" w:line="240" w:lineRule="auto"/>
              <w:ind w:left="160" w:right="174"/>
              <w:jc w:val="center"/>
              <w:rPr>
                <w:sz w:val="20"/>
                <w:szCs w:val="18"/>
              </w:rPr>
            </w:pPr>
            <w:r>
              <w:rPr>
                <w:sz w:val="20"/>
                <w:szCs w:val="18"/>
              </w:rPr>
              <w:t>18</w:t>
            </w:r>
          </w:p>
        </w:tc>
      </w:tr>
    </w:tbl>
    <w:p w14:paraId="69DBA983" w14:textId="77777777" w:rsidR="005524FC" w:rsidRDefault="005524FC">
      <w:pPr>
        <w:rPr>
          <w:b/>
          <w:bCs/>
          <w:sz w:val="28"/>
          <w:u w:val="single"/>
        </w:rPr>
      </w:pPr>
    </w:p>
    <w:p w14:paraId="2B02EEE4" w14:textId="77777777" w:rsidR="005524FC" w:rsidRDefault="005524FC">
      <w:pPr>
        <w:rPr>
          <w:b/>
          <w:bCs/>
        </w:rPr>
        <w:sectPr w:rsidR="005524FC">
          <w:pgSz w:w="12240" w:h="15840"/>
          <w:pgMar w:top="880" w:right="300" w:bottom="280" w:left="160" w:header="170" w:footer="113" w:gutter="0"/>
          <w:pgBorders w:offsetFrom="page">
            <w:top w:val="double" w:sz="4" w:space="26" w:color="auto"/>
            <w:left w:val="double" w:sz="4" w:space="25" w:color="auto"/>
            <w:bottom w:val="double" w:sz="4" w:space="27" w:color="auto"/>
            <w:right w:val="double" w:sz="4" w:space="25" w:color="auto"/>
          </w:pgBorders>
          <w:cols w:space="720"/>
          <w:docGrid w:linePitch="299"/>
        </w:sectPr>
      </w:pPr>
    </w:p>
    <w:p w14:paraId="2A9374AD" w14:textId="77777777" w:rsidR="005524FC" w:rsidRDefault="005524FC">
      <w:pPr>
        <w:spacing w:after="0" w:line="240" w:lineRule="auto"/>
        <w:ind w:left="3600" w:firstLine="720"/>
        <w:jc w:val="both"/>
        <w:rPr>
          <w:sz w:val="15"/>
        </w:rPr>
      </w:pPr>
    </w:p>
    <w:p w14:paraId="75EFCE23" w14:textId="77777777" w:rsidR="005524FC" w:rsidRDefault="005524FC">
      <w:pPr>
        <w:spacing w:after="0" w:line="240" w:lineRule="auto"/>
        <w:ind w:left="3600" w:firstLine="720"/>
        <w:jc w:val="both"/>
        <w:rPr>
          <w:rFonts w:eastAsia="Arial"/>
          <w:sz w:val="24"/>
          <w:szCs w:val="24"/>
        </w:rPr>
        <w:sectPr w:rsidR="005524FC">
          <w:type w:val="continuous"/>
          <w:pgSz w:w="12240" w:h="15840"/>
          <w:pgMar w:top="1340" w:right="300" w:bottom="280" w:left="160" w:header="720" w:footer="720" w:gutter="0"/>
          <w:pgBorders w:offsetFrom="page">
            <w:top w:val="double" w:sz="4" w:space="26" w:color="auto"/>
            <w:left w:val="double" w:sz="4" w:space="25" w:color="auto"/>
            <w:bottom w:val="double" w:sz="4" w:space="27" w:color="auto"/>
            <w:right w:val="double" w:sz="4" w:space="25" w:color="auto"/>
          </w:pgBorders>
          <w:cols w:num="2" w:space="720" w:equalWidth="0">
            <w:col w:w="7540" w:space="40"/>
            <w:col w:w="4200"/>
          </w:cols>
        </w:sectPr>
      </w:pPr>
    </w:p>
    <w:p w14:paraId="0BC404E3" w14:textId="77777777" w:rsidR="005524FC" w:rsidRDefault="005524FC">
      <w:pPr>
        <w:spacing w:after="0" w:line="240" w:lineRule="auto"/>
        <w:ind w:left="3600" w:firstLine="720"/>
        <w:jc w:val="both"/>
        <w:rPr>
          <w:b/>
          <w:sz w:val="30"/>
        </w:rPr>
      </w:pPr>
    </w:p>
    <w:p w14:paraId="79FC28CA" w14:textId="77777777" w:rsidR="005524FC" w:rsidRDefault="00DD5BE9">
      <w:pPr>
        <w:pStyle w:val="Heading2"/>
        <w:spacing w:line="240" w:lineRule="auto"/>
        <w:ind w:left="0" w:firstLine="720"/>
        <w:rPr>
          <w:sz w:val="28"/>
          <w:szCs w:val="28"/>
        </w:rPr>
      </w:pPr>
      <w:r>
        <w:rPr>
          <w:sz w:val="28"/>
          <w:szCs w:val="28"/>
        </w:rPr>
        <w:t>List of Figures</w:t>
      </w:r>
    </w:p>
    <w:tbl>
      <w:tblPr>
        <w:tblpPr w:leftFromText="180" w:rightFromText="180" w:vertAnchor="text" w:horzAnchor="margin" w:tblpXSpec="center" w:tblpY="394"/>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34"/>
        <w:gridCol w:w="1276"/>
        <w:gridCol w:w="5660"/>
        <w:gridCol w:w="1134"/>
      </w:tblGrid>
      <w:tr w:rsidR="005524FC" w14:paraId="61410B7B" w14:textId="77777777">
        <w:trPr>
          <w:trHeight w:val="962"/>
        </w:trPr>
        <w:tc>
          <w:tcPr>
            <w:tcW w:w="1134" w:type="dxa"/>
            <w:vAlign w:val="center"/>
          </w:tcPr>
          <w:p w14:paraId="59B5D3A7" w14:textId="77777777" w:rsidR="005524FC" w:rsidRDefault="00DD5BE9">
            <w:pPr>
              <w:pStyle w:val="TableParagraph"/>
              <w:spacing w:line="240" w:lineRule="auto"/>
              <w:ind w:right="140"/>
              <w:jc w:val="center"/>
              <w:rPr>
                <w:b/>
                <w:sz w:val="24"/>
                <w:szCs w:val="24"/>
              </w:rPr>
            </w:pPr>
            <w:r>
              <w:rPr>
                <w:b/>
                <w:sz w:val="24"/>
                <w:szCs w:val="24"/>
              </w:rPr>
              <w:t>TABLE NO.</w:t>
            </w:r>
          </w:p>
        </w:tc>
        <w:tc>
          <w:tcPr>
            <w:tcW w:w="1276" w:type="dxa"/>
            <w:vAlign w:val="center"/>
          </w:tcPr>
          <w:p w14:paraId="2F859AB1" w14:textId="77777777" w:rsidR="005524FC" w:rsidRDefault="005524FC">
            <w:pPr>
              <w:pStyle w:val="TableParagraph"/>
              <w:spacing w:line="240" w:lineRule="auto"/>
              <w:ind w:left="2933"/>
              <w:jc w:val="center"/>
              <w:rPr>
                <w:b/>
                <w:bCs/>
                <w:sz w:val="24"/>
                <w:szCs w:val="24"/>
              </w:rPr>
            </w:pPr>
          </w:p>
          <w:p w14:paraId="338C36CB" w14:textId="77777777" w:rsidR="005524FC" w:rsidRDefault="00DD5BE9">
            <w:pPr>
              <w:spacing w:line="240" w:lineRule="auto"/>
              <w:jc w:val="center"/>
              <w:rPr>
                <w:b/>
                <w:bCs/>
                <w:sz w:val="24"/>
                <w:szCs w:val="24"/>
              </w:rPr>
            </w:pPr>
            <w:r>
              <w:rPr>
                <w:b/>
                <w:bCs/>
                <w:sz w:val="24"/>
                <w:szCs w:val="24"/>
              </w:rPr>
              <w:t>CHAPTER</w:t>
            </w:r>
          </w:p>
          <w:p w14:paraId="251ECFF5" w14:textId="77777777" w:rsidR="005524FC" w:rsidRDefault="00DD5BE9">
            <w:pPr>
              <w:spacing w:line="240" w:lineRule="auto"/>
              <w:jc w:val="center"/>
              <w:rPr>
                <w:b/>
                <w:bCs/>
                <w:sz w:val="24"/>
                <w:szCs w:val="24"/>
              </w:rPr>
            </w:pPr>
            <w:r>
              <w:rPr>
                <w:b/>
                <w:bCs/>
                <w:sz w:val="24"/>
                <w:szCs w:val="24"/>
              </w:rPr>
              <w:t>NO.</w:t>
            </w:r>
          </w:p>
        </w:tc>
        <w:tc>
          <w:tcPr>
            <w:tcW w:w="5660" w:type="dxa"/>
            <w:vAlign w:val="center"/>
          </w:tcPr>
          <w:p w14:paraId="2A1CA50D" w14:textId="77777777" w:rsidR="005524FC" w:rsidRDefault="00DD5BE9">
            <w:pPr>
              <w:pStyle w:val="TableParagraph"/>
              <w:spacing w:before="182" w:line="240" w:lineRule="auto"/>
              <w:ind w:left="2933"/>
              <w:rPr>
                <w:b/>
                <w:sz w:val="24"/>
                <w:szCs w:val="24"/>
              </w:rPr>
            </w:pPr>
            <w:r>
              <w:rPr>
                <w:b/>
                <w:sz w:val="24"/>
                <w:szCs w:val="24"/>
              </w:rPr>
              <w:t>TITLE</w:t>
            </w:r>
          </w:p>
        </w:tc>
        <w:tc>
          <w:tcPr>
            <w:tcW w:w="1134" w:type="dxa"/>
            <w:vAlign w:val="center"/>
          </w:tcPr>
          <w:p w14:paraId="27F49C4C" w14:textId="77777777" w:rsidR="005524FC" w:rsidRDefault="00DD5BE9">
            <w:pPr>
              <w:pStyle w:val="TableParagraph"/>
              <w:spacing w:line="240" w:lineRule="auto"/>
              <w:ind w:right="197"/>
              <w:jc w:val="center"/>
              <w:rPr>
                <w:b/>
                <w:sz w:val="24"/>
                <w:szCs w:val="24"/>
                <w:lang w:val="en-IN"/>
              </w:rPr>
            </w:pPr>
            <w:r>
              <w:rPr>
                <w:b/>
                <w:sz w:val="24"/>
                <w:szCs w:val="24"/>
              </w:rPr>
              <w:t>PAGE</w:t>
            </w:r>
          </w:p>
          <w:p w14:paraId="6E1CC867" w14:textId="77777777" w:rsidR="005524FC" w:rsidRDefault="00DD5BE9">
            <w:pPr>
              <w:pStyle w:val="TableParagraph"/>
              <w:spacing w:line="240" w:lineRule="auto"/>
              <w:ind w:right="197"/>
              <w:jc w:val="center"/>
              <w:rPr>
                <w:b/>
                <w:sz w:val="24"/>
                <w:szCs w:val="24"/>
              </w:rPr>
            </w:pPr>
            <w:r>
              <w:rPr>
                <w:b/>
                <w:sz w:val="24"/>
                <w:szCs w:val="24"/>
              </w:rPr>
              <w:t>NO.</w:t>
            </w:r>
          </w:p>
        </w:tc>
      </w:tr>
      <w:tr w:rsidR="005524FC" w14:paraId="56F417BA" w14:textId="77777777">
        <w:trPr>
          <w:trHeight w:val="718"/>
        </w:trPr>
        <w:tc>
          <w:tcPr>
            <w:tcW w:w="1134" w:type="dxa"/>
          </w:tcPr>
          <w:p w14:paraId="17625576" w14:textId="77777777" w:rsidR="005524FC" w:rsidRDefault="00DD5BE9">
            <w:pPr>
              <w:pStyle w:val="TableParagraph"/>
              <w:spacing w:before="179" w:line="240" w:lineRule="auto"/>
              <w:ind w:left="430"/>
              <w:rPr>
                <w:sz w:val="24"/>
                <w:szCs w:val="24"/>
              </w:rPr>
            </w:pPr>
            <w:r>
              <w:rPr>
                <w:sz w:val="24"/>
                <w:szCs w:val="24"/>
              </w:rPr>
              <w:t>1</w:t>
            </w:r>
          </w:p>
        </w:tc>
        <w:tc>
          <w:tcPr>
            <w:tcW w:w="1276" w:type="dxa"/>
          </w:tcPr>
          <w:p w14:paraId="3275594C" w14:textId="77777777" w:rsidR="005524FC" w:rsidRDefault="00DD5BE9">
            <w:pPr>
              <w:pStyle w:val="TableParagraph"/>
              <w:spacing w:before="179" w:line="240" w:lineRule="auto"/>
              <w:ind w:left="162"/>
              <w:jc w:val="center"/>
              <w:rPr>
                <w:sz w:val="24"/>
                <w:szCs w:val="24"/>
              </w:rPr>
            </w:pPr>
            <w:r>
              <w:rPr>
                <w:sz w:val="24"/>
                <w:szCs w:val="24"/>
              </w:rPr>
              <w:t>3.2.1</w:t>
            </w:r>
          </w:p>
        </w:tc>
        <w:tc>
          <w:tcPr>
            <w:tcW w:w="5660" w:type="dxa"/>
          </w:tcPr>
          <w:p w14:paraId="5AEF92BF" w14:textId="77777777" w:rsidR="005524FC" w:rsidRDefault="00DD5BE9">
            <w:pPr>
              <w:pStyle w:val="TableParagraph"/>
              <w:spacing w:before="179" w:line="240" w:lineRule="auto"/>
              <w:ind w:left="162"/>
              <w:rPr>
                <w:sz w:val="24"/>
                <w:szCs w:val="24"/>
              </w:rPr>
            </w:pPr>
            <w:r>
              <w:rPr>
                <w:sz w:val="24"/>
                <w:szCs w:val="24"/>
              </w:rPr>
              <w:t>Theoretical/Conceptual Framework</w:t>
            </w:r>
          </w:p>
        </w:tc>
        <w:tc>
          <w:tcPr>
            <w:tcW w:w="1134" w:type="dxa"/>
          </w:tcPr>
          <w:p w14:paraId="33DD96EF" w14:textId="77777777" w:rsidR="005524FC" w:rsidRDefault="00DD5BE9">
            <w:pPr>
              <w:pStyle w:val="TableParagraph"/>
              <w:spacing w:before="179" w:line="240" w:lineRule="auto"/>
              <w:ind w:right="362"/>
              <w:jc w:val="center"/>
              <w:rPr>
                <w:sz w:val="24"/>
                <w:szCs w:val="24"/>
              </w:rPr>
            </w:pPr>
            <w:r>
              <w:rPr>
                <w:sz w:val="24"/>
                <w:szCs w:val="24"/>
              </w:rPr>
              <w:t>7</w:t>
            </w:r>
          </w:p>
        </w:tc>
      </w:tr>
      <w:tr w:rsidR="005524FC" w14:paraId="7CCDCB6B" w14:textId="77777777">
        <w:trPr>
          <w:trHeight w:val="494"/>
        </w:trPr>
        <w:tc>
          <w:tcPr>
            <w:tcW w:w="1134" w:type="dxa"/>
            <w:tcBorders>
              <w:top w:val="single" w:sz="4" w:space="0" w:color="auto"/>
              <w:left w:val="single" w:sz="4" w:space="0" w:color="auto"/>
              <w:bottom w:val="single" w:sz="4" w:space="0" w:color="auto"/>
              <w:right w:val="single" w:sz="4" w:space="0" w:color="auto"/>
            </w:tcBorders>
          </w:tcPr>
          <w:p w14:paraId="6D3F30A8" w14:textId="77777777" w:rsidR="005524FC" w:rsidRDefault="00DD5BE9">
            <w:pPr>
              <w:pStyle w:val="TableParagraph"/>
              <w:spacing w:before="180" w:line="240" w:lineRule="auto"/>
              <w:ind w:left="415"/>
              <w:rPr>
                <w:sz w:val="24"/>
                <w:szCs w:val="24"/>
              </w:rPr>
            </w:pPr>
            <w:r>
              <w:rPr>
                <w:sz w:val="24"/>
                <w:szCs w:val="24"/>
              </w:rPr>
              <w:t>4</w:t>
            </w:r>
          </w:p>
        </w:tc>
        <w:tc>
          <w:tcPr>
            <w:tcW w:w="1276" w:type="dxa"/>
            <w:tcBorders>
              <w:top w:val="single" w:sz="4" w:space="0" w:color="auto"/>
              <w:left w:val="single" w:sz="4" w:space="0" w:color="auto"/>
              <w:bottom w:val="single" w:sz="4" w:space="0" w:color="auto"/>
              <w:right w:val="single" w:sz="4" w:space="0" w:color="auto"/>
            </w:tcBorders>
          </w:tcPr>
          <w:p w14:paraId="2C3A8110" w14:textId="77777777" w:rsidR="005524FC" w:rsidRDefault="00DD5BE9">
            <w:pPr>
              <w:pStyle w:val="TableParagraph"/>
              <w:spacing w:before="179" w:line="240" w:lineRule="auto"/>
              <w:ind w:left="162"/>
              <w:rPr>
                <w:sz w:val="24"/>
                <w:szCs w:val="24"/>
              </w:rPr>
            </w:pPr>
            <w:r>
              <w:rPr>
                <w:sz w:val="24"/>
                <w:szCs w:val="24"/>
              </w:rPr>
              <w:t xml:space="preserve">     5.2.2</w:t>
            </w:r>
          </w:p>
        </w:tc>
        <w:tc>
          <w:tcPr>
            <w:tcW w:w="5660" w:type="dxa"/>
            <w:tcBorders>
              <w:top w:val="single" w:sz="4" w:space="0" w:color="auto"/>
              <w:left w:val="single" w:sz="4" w:space="0" w:color="auto"/>
              <w:bottom w:val="single" w:sz="4" w:space="0" w:color="auto"/>
              <w:right w:val="single" w:sz="4" w:space="0" w:color="auto"/>
            </w:tcBorders>
          </w:tcPr>
          <w:p w14:paraId="5B76092B" w14:textId="77777777" w:rsidR="005524FC" w:rsidRDefault="00DD5BE9">
            <w:pPr>
              <w:pStyle w:val="TableParagraph"/>
              <w:spacing w:before="179" w:line="240" w:lineRule="auto"/>
              <w:ind w:left="162"/>
              <w:rPr>
                <w:sz w:val="24"/>
                <w:szCs w:val="24"/>
              </w:rPr>
            </w:pPr>
            <w:r>
              <w:rPr>
                <w:sz w:val="24"/>
                <w:szCs w:val="24"/>
              </w:rPr>
              <w:t>Icon of Application</w:t>
            </w:r>
          </w:p>
        </w:tc>
        <w:tc>
          <w:tcPr>
            <w:tcW w:w="1134" w:type="dxa"/>
            <w:tcBorders>
              <w:top w:val="single" w:sz="4" w:space="0" w:color="auto"/>
              <w:left w:val="single" w:sz="4" w:space="0" w:color="auto"/>
              <w:bottom w:val="single" w:sz="4" w:space="0" w:color="auto"/>
              <w:right w:val="single" w:sz="4" w:space="0" w:color="auto"/>
            </w:tcBorders>
          </w:tcPr>
          <w:p w14:paraId="5A4AA5F7" w14:textId="77777777" w:rsidR="005524FC" w:rsidRDefault="00DD5BE9">
            <w:pPr>
              <w:pStyle w:val="TableParagraph"/>
              <w:spacing w:before="180" w:line="240" w:lineRule="auto"/>
              <w:ind w:right="362"/>
              <w:jc w:val="center"/>
              <w:rPr>
                <w:sz w:val="24"/>
                <w:szCs w:val="24"/>
              </w:rPr>
            </w:pPr>
            <w:r>
              <w:rPr>
                <w:sz w:val="24"/>
                <w:szCs w:val="24"/>
              </w:rPr>
              <w:t>16</w:t>
            </w:r>
          </w:p>
        </w:tc>
      </w:tr>
      <w:tr w:rsidR="005524FC" w14:paraId="1252D9FE" w14:textId="77777777">
        <w:trPr>
          <w:trHeight w:val="494"/>
        </w:trPr>
        <w:tc>
          <w:tcPr>
            <w:tcW w:w="1134" w:type="dxa"/>
            <w:tcBorders>
              <w:top w:val="single" w:sz="4" w:space="0" w:color="auto"/>
              <w:left w:val="single" w:sz="4" w:space="0" w:color="auto"/>
              <w:bottom w:val="single" w:sz="4" w:space="0" w:color="auto"/>
              <w:right w:val="single" w:sz="4" w:space="0" w:color="auto"/>
            </w:tcBorders>
          </w:tcPr>
          <w:p w14:paraId="7E01CE24" w14:textId="77777777" w:rsidR="005524FC" w:rsidRDefault="00DD5BE9">
            <w:pPr>
              <w:pStyle w:val="TableParagraph"/>
              <w:spacing w:before="180" w:line="240" w:lineRule="auto"/>
              <w:ind w:left="415"/>
              <w:rPr>
                <w:sz w:val="24"/>
                <w:szCs w:val="24"/>
              </w:rPr>
            </w:pPr>
            <w:r>
              <w:rPr>
                <w:sz w:val="24"/>
                <w:szCs w:val="24"/>
              </w:rPr>
              <w:t>5</w:t>
            </w:r>
          </w:p>
        </w:tc>
        <w:tc>
          <w:tcPr>
            <w:tcW w:w="1276" w:type="dxa"/>
            <w:tcBorders>
              <w:top w:val="single" w:sz="4" w:space="0" w:color="auto"/>
              <w:left w:val="single" w:sz="4" w:space="0" w:color="auto"/>
              <w:bottom w:val="single" w:sz="4" w:space="0" w:color="auto"/>
              <w:right w:val="single" w:sz="4" w:space="0" w:color="auto"/>
            </w:tcBorders>
          </w:tcPr>
          <w:p w14:paraId="264E281A" w14:textId="77777777" w:rsidR="005524FC" w:rsidRDefault="00DD5BE9">
            <w:pPr>
              <w:pStyle w:val="TableParagraph"/>
              <w:spacing w:before="179" w:line="240" w:lineRule="auto"/>
              <w:jc w:val="center"/>
              <w:rPr>
                <w:sz w:val="24"/>
                <w:szCs w:val="24"/>
              </w:rPr>
            </w:pPr>
            <w:r>
              <w:rPr>
                <w:sz w:val="24"/>
                <w:szCs w:val="24"/>
              </w:rPr>
              <w:t>5.2.3</w:t>
            </w:r>
          </w:p>
        </w:tc>
        <w:tc>
          <w:tcPr>
            <w:tcW w:w="5660" w:type="dxa"/>
            <w:tcBorders>
              <w:top w:val="single" w:sz="4" w:space="0" w:color="auto"/>
              <w:left w:val="single" w:sz="4" w:space="0" w:color="auto"/>
              <w:bottom w:val="single" w:sz="4" w:space="0" w:color="auto"/>
              <w:right w:val="single" w:sz="4" w:space="0" w:color="auto"/>
            </w:tcBorders>
          </w:tcPr>
          <w:p w14:paraId="1F652C03" w14:textId="77777777" w:rsidR="005524FC" w:rsidRDefault="00DD5BE9">
            <w:pPr>
              <w:pStyle w:val="TableParagraph"/>
              <w:spacing w:before="179" w:line="240" w:lineRule="auto"/>
              <w:ind w:left="162"/>
              <w:rPr>
                <w:sz w:val="24"/>
                <w:szCs w:val="24"/>
              </w:rPr>
            </w:pPr>
            <w:r>
              <w:rPr>
                <w:sz w:val="24"/>
                <w:szCs w:val="24"/>
              </w:rPr>
              <w:t>Final Terminal of Vocabulary Tutor</w:t>
            </w:r>
          </w:p>
        </w:tc>
        <w:tc>
          <w:tcPr>
            <w:tcW w:w="1134" w:type="dxa"/>
            <w:tcBorders>
              <w:top w:val="single" w:sz="4" w:space="0" w:color="auto"/>
              <w:left w:val="single" w:sz="4" w:space="0" w:color="auto"/>
              <w:bottom w:val="single" w:sz="4" w:space="0" w:color="auto"/>
              <w:right w:val="single" w:sz="4" w:space="0" w:color="auto"/>
            </w:tcBorders>
          </w:tcPr>
          <w:p w14:paraId="07563C45" w14:textId="77777777" w:rsidR="005524FC" w:rsidRDefault="00DD5BE9">
            <w:pPr>
              <w:pStyle w:val="TableParagraph"/>
              <w:spacing w:before="180" w:line="240" w:lineRule="auto"/>
              <w:ind w:right="362"/>
              <w:jc w:val="center"/>
              <w:rPr>
                <w:sz w:val="24"/>
                <w:szCs w:val="24"/>
              </w:rPr>
            </w:pPr>
            <w:r>
              <w:rPr>
                <w:sz w:val="24"/>
                <w:szCs w:val="24"/>
              </w:rPr>
              <w:t>16</w:t>
            </w:r>
          </w:p>
        </w:tc>
      </w:tr>
      <w:tr w:rsidR="005524FC" w14:paraId="497A6D20" w14:textId="77777777">
        <w:trPr>
          <w:trHeight w:val="494"/>
        </w:trPr>
        <w:tc>
          <w:tcPr>
            <w:tcW w:w="1134" w:type="dxa"/>
            <w:tcBorders>
              <w:top w:val="single" w:sz="4" w:space="0" w:color="auto"/>
              <w:left w:val="single" w:sz="4" w:space="0" w:color="auto"/>
              <w:bottom w:val="single" w:sz="4" w:space="0" w:color="auto"/>
              <w:right w:val="single" w:sz="4" w:space="0" w:color="auto"/>
            </w:tcBorders>
          </w:tcPr>
          <w:p w14:paraId="0F819E39" w14:textId="77777777" w:rsidR="005524FC" w:rsidRDefault="00DD5BE9">
            <w:pPr>
              <w:pStyle w:val="TableParagraph"/>
              <w:spacing w:before="180" w:line="240" w:lineRule="auto"/>
              <w:ind w:left="415"/>
              <w:rPr>
                <w:sz w:val="24"/>
                <w:szCs w:val="24"/>
              </w:rPr>
            </w:pPr>
            <w:r>
              <w:rPr>
                <w:sz w:val="24"/>
                <w:szCs w:val="24"/>
              </w:rPr>
              <w:t>6</w:t>
            </w:r>
          </w:p>
        </w:tc>
        <w:tc>
          <w:tcPr>
            <w:tcW w:w="1276" w:type="dxa"/>
            <w:tcBorders>
              <w:top w:val="single" w:sz="4" w:space="0" w:color="auto"/>
              <w:left w:val="single" w:sz="4" w:space="0" w:color="auto"/>
              <w:bottom w:val="single" w:sz="4" w:space="0" w:color="auto"/>
              <w:right w:val="single" w:sz="4" w:space="0" w:color="auto"/>
            </w:tcBorders>
          </w:tcPr>
          <w:p w14:paraId="7A9FA5FA" w14:textId="77777777" w:rsidR="005524FC" w:rsidRDefault="00DD5BE9">
            <w:pPr>
              <w:pStyle w:val="TableParagraph"/>
              <w:spacing w:before="179" w:line="240" w:lineRule="auto"/>
              <w:ind w:left="162"/>
              <w:jc w:val="center"/>
              <w:rPr>
                <w:sz w:val="24"/>
                <w:szCs w:val="24"/>
              </w:rPr>
            </w:pPr>
            <w:r>
              <w:rPr>
                <w:sz w:val="24"/>
                <w:szCs w:val="24"/>
              </w:rPr>
              <w:t>5.2.4</w:t>
            </w:r>
          </w:p>
        </w:tc>
        <w:tc>
          <w:tcPr>
            <w:tcW w:w="5660" w:type="dxa"/>
            <w:tcBorders>
              <w:top w:val="single" w:sz="4" w:space="0" w:color="auto"/>
              <w:left w:val="single" w:sz="4" w:space="0" w:color="auto"/>
              <w:bottom w:val="single" w:sz="4" w:space="0" w:color="auto"/>
              <w:right w:val="single" w:sz="4" w:space="0" w:color="auto"/>
            </w:tcBorders>
          </w:tcPr>
          <w:p w14:paraId="59AF6DA4" w14:textId="77777777" w:rsidR="005524FC" w:rsidRDefault="00DD5BE9">
            <w:pPr>
              <w:pStyle w:val="TableParagraph"/>
              <w:spacing w:before="179" w:line="240" w:lineRule="auto"/>
              <w:rPr>
                <w:sz w:val="24"/>
                <w:szCs w:val="24"/>
              </w:rPr>
            </w:pPr>
            <w:r>
              <w:rPr>
                <w:sz w:val="24"/>
                <w:szCs w:val="24"/>
              </w:rPr>
              <w:t xml:space="preserve">  Resultant POP out</w:t>
            </w:r>
          </w:p>
        </w:tc>
        <w:tc>
          <w:tcPr>
            <w:tcW w:w="1134" w:type="dxa"/>
            <w:tcBorders>
              <w:top w:val="single" w:sz="4" w:space="0" w:color="auto"/>
              <w:left w:val="single" w:sz="4" w:space="0" w:color="auto"/>
              <w:bottom w:val="single" w:sz="4" w:space="0" w:color="auto"/>
              <w:right w:val="single" w:sz="4" w:space="0" w:color="auto"/>
            </w:tcBorders>
          </w:tcPr>
          <w:p w14:paraId="3A0E164D" w14:textId="77777777" w:rsidR="005524FC" w:rsidRDefault="00DD5BE9">
            <w:pPr>
              <w:pStyle w:val="TableParagraph"/>
              <w:spacing w:before="180" w:line="240" w:lineRule="auto"/>
              <w:ind w:right="362"/>
              <w:jc w:val="center"/>
              <w:rPr>
                <w:sz w:val="24"/>
                <w:szCs w:val="24"/>
              </w:rPr>
            </w:pPr>
            <w:r>
              <w:rPr>
                <w:sz w:val="24"/>
                <w:szCs w:val="24"/>
              </w:rPr>
              <w:t>17</w:t>
            </w:r>
          </w:p>
        </w:tc>
      </w:tr>
    </w:tbl>
    <w:p w14:paraId="78B946B4" w14:textId="77777777" w:rsidR="005524FC" w:rsidRDefault="005524FC">
      <w:pPr>
        <w:jc w:val="center"/>
        <w:rPr>
          <w:sz w:val="20"/>
        </w:rPr>
      </w:pPr>
    </w:p>
    <w:p w14:paraId="76DA5EAC" w14:textId="77777777" w:rsidR="005524FC" w:rsidRDefault="005524FC">
      <w:pPr>
        <w:jc w:val="center"/>
        <w:rPr>
          <w:sz w:val="20"/>
        </w:rPr>
      </w:pPr>
    </w:p>
    <w:p w14:paraId="326EF348" w14:textId="77777777" w:rsidR="005524FC" w:rsidRDefault="005524FC">
      <w:pPr>
        <w:jc w:val="center"/>
        <w:rPr>
          <w:sz w:val="20"/>
        </w:rPr>
      </w:pPr>
    </w:p>
    <w:p w14:paraId="6577E24D" w14:textId="77777777" w:rsidR="005524FC" w:rsidRDefault="005524FC">
      <w:pPr>
        <w:jc w:val="center"/>
        <w:rPr>
          <w:sz w:val="20"/>
        </w:rPr>
      </w:pPr>
    </w:p>
    <w:p w14:paraId="4331994F" w14:textId="77777777" w:rsidR="005524FC" w:rsidRDefault="005524FC">
      <w:pPr>
        <w:jc w:val="center"/>
        <w:rPr>
          <w:sz w:val="20"/>
        </w:rPr>
      </w:pPr>
    </w:p>
    <w:p w14:paraId="60D356C5" w14:textId="77777777" w:rsidR="005524FC" w:rsidRDefault="005524FC">
      <w:pPr>
        <w:jc w:val="center"/>
        <w:rPr>
          <w:sz w:val="20"/>
        </w:rPr>
      </w:pPr>
    </w:p>
    <w:p w14:paraId="26B4B310" w14:textId="77777777" w:rsidR="005524FC" w:rsidRDefault="005524FC">
      <w:pPr>
        <w:jc w:val="center"/>
        <w:rPr>
          <w:sz w:val="20"/>
        </w:rPr>
      </w:pPr>
    </w:p>
    <w:p w14:paraId="7D462B13" w14:textId="77777777" w:rsidR="005524FC" w:rsidRDefault="005524FC">
      <w:pPr>
        <w:jc w:val="center"/>
        <w:rPr>
          <w:sz w:val="20"/>
        </w:rPr>
      </w:pPr>
    </w:p>
    <w:p w14:paraId="07EF75EF" w14:textId="77777777" w:rsidR="005524FC" w:rsidRDefault="005524FC">
      <w:pPr>
        <w:jc w:val="center"/>
        <w:rPr>
          <w:sz w:val="20"/>
        </w:rPr>
      </w:pPr>
    </w:p>
    <w:p w14:paraId="088C1962" w14:textId="77777777" w:rsidR="005524FC" w:rsidRDefault="005524FC">
      <w:pPr>
        <w:jc w:val="center"/>
        <w:rPr>
          <w:sz w:val="20"/>
        </w:rPr>
      </w:pPr>
    </w:p>
    <w:p w14:paraId="01B689FD" w14:textId="77777777" w:rsidR="005524FC" w:rsidRDefault="005524FC">
      <w:pPr>
        <w:jc w:val="center"/>
        <w:rPr>
          <w:sz w:val="20"/>
        </w:rPr>
      </w:pPr>
    </w:p>
    <w:p w14:paraId="52D86A07" w14:textId="77777777" w:rsidR="005524FC" w:rsidRDefault="005524FC">
      <w:pPr>
        <w:jc w:val="center"/>
        <w:rPr>
          <w:sz w:val="20"/>
        </w:rPr>
      </w:pPr>
    </w:p>
    <w:p w14:paraId="53687472" w14:textId="77777777" w:rsidR="005524FC" w:rsidRDefault="005524FC">
      <w:pPr>
        <w:jc w:val="center"/>
        <w:rPr>
          <w:sz w:val="20"/>
        </w:rPr>
      </w:pPr>
    </w:p>
    <w:p w14:paraId="69482B74" w14:textId="77777777" w:rsidR="005524FC" w:rsidRDefault="005524FC">
      <w:pPr>
        <w:jc w:val="center"/>
        <w:rPr>
          <w:sz w:val="20"/>
        </w:rPr>
      </w:pPr>
    </w:p>
    <w:p w14:paraId="10B7EC84" w14:textId="77777777" w:rsidR="005524FC" w:rsidRDefault="00DD5BE9">
      <w:pPr>
        <w:pStyle w:val="Heading1"/>
        <w:ind w:left="0"/>
        <w:jc w:val="left"/>
        <w:rPr>
          <w:b/>
          <w:sz w:val="20"/>
        </w:rPr>
      </w:pPr>
      <w:r>
        <w:t xml:space="preserve">  </w:t>
      </w:r>
      <w:r>
        <w:rPr>
          <w:b/>
          <w:bCs/>
          <w:sz w:val="28"/>
          <w:szCs w:val="28"/>
        </w:rPr>
        <w:t>List of Tables</w:t>
      </w:r>
    </w:p>
    <w:tbl>
      <w:tblPr>
        <w:tblpPr w:leftFromText="180" w:rightFromText="180" w:vertAnchor="text" w:horzAnchor="margin" w:tblpXSpec="center" w:tblpY="141"/>
        <w:tblW w:w="9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1"/>
        <w:gridCol w:w="1418"/>
        <w:gridCol w:w="5512"/>
        <w:gridCol w:w="1292"/>
      </w:tblGrid>
      <w:tr w:rsidR="005524FC" w14:paraId="260293F4" w14:textId="77777777">
        <w:trPr>
          <w:trHeight w:val="962"/>
        </w:trPr>
        <w:tc>
          <w:tcPr>
            <w:tcW w:w="1281" w:type="dxa"/>
            <w:vAlign w:val="center"/>
          </w:tcPr>
          <w:p w14:paraId="7AF94297" w14:textId="77777777" w:rsidR="005524FC" w:rsidRDefault="00DD5BE9">
            <w:pPr>
              <w:pStyle w:val="TableParagraph"/>
              <w:spacing w:line="360" w:lineRule="auto"/>
              <w:ind w:left="177" w:right="140"/>
              <w:jc w:val="center"/>
              <w:rPr>
                <w:b/>
                <w:sz w:val="24"/>
                <w:szCs w:val="24"/>
              </w:rPr>
            </w:pPr>
            <w:r>
              <w:rPr>
                <w:b/>
                <w:sz w:val="24"/>
                <w:szCs w:val="24"/>
              </w:rPr>
              <w:t>TABLE NO.</w:t>
            </w:r>
          </w:p>
        </w:tc>
        <w:tc>
          <w:tcPr>
            <w:tcW w:w="1418" w:type="dxa"/>
            <w:vAlign w:val="center"/>
          </w:tcPr>
          <w:p w14:paraId="477C955D" w14:textId="77777777" w:rsidR="005524FC" w:rsidRDefault="005524FC">
            <w:pPr>
              <w:pStyle w:val="TableParagraph"/>
              <w:spacing w:line="360" w:lineRule="auto"/>
              <w:ind w:left="2933"/>
              <w:jc w:val="center"/>
              <w:rPr>
                <w:b/>
                <w:bCs/>
                <w:sz w:val="24"/>
                <w:szCs w:val="24"/>
              </w:rPr>
            </w:pPr>
          </w:p>
          <w:p w14:paraId="117AEA07" w14:textId="77777777" w:rsidR="005524FC" w:rsidRDefault="00DD5BE9">
            <w:pPr>
              <w:spacing w:line="360" w:lineRule="auto"/>
              <w:jc w:val="center"/>
              <w:rPr>
                <w:b/>
                <w:bCs/>
                <w:sz w:val="24"/>
                <w:szCs w:val="24"/>
              </w:rPr>
            </w:pPr>
            <w:r>
              <w:rPr>
                <w:b/>
                <w:bCs/>
                <w:sz w:val="24"/>
                <w:szCs w:val="24"/>
              </w:rPr>
              <w:t>CHAPTER</w:t>
            </w:r>
          </w:p>
          <w:p w14:paraId="3370CED5" w14:textId="77777777" w:rsidR="005524FC" w:rsidRDefault="00DD5BE9">
            <w:pPr>
              <w:spacing w:line="360" w:lineRule="auto"/>
              <w:jc w:val="center"/>
              <w:rPr>
                <w:b/>
                <w:bCs/>
                <w:sz w:val="24"/>
                <w:szCs w:val="24"/>
              </w:rPr>
            </w:pPr>
            <w:r>
              <w:rPr>
                <w:b/>
                <w:bCs/>
                <w:sz w:val="24"/>
                <w:szCs w:val="24"/>
              </w:rPr>
              <w:t>NO.</w:t>
            </w:r>
          </w:p>
        </w:tc>
        <w:tc>
          <w:tcPr>
            <w:tcW w:w="5512" w:type="dxa"/>
            <w:vAlign w:val="center"/>
          </w:tcPr>
          <w:p w14:paraId="09BB9561" w14:textId="77777777" w:rsidR="005524FC" w:rsidRDefault="00DD5BE9">
            <w:pPr>
              <w:pStyle w:val="TableParagraph"/>
              <w:spacing w:before="182" w:line="360" w:lineRule="auto"/>
              <w:ind w:left="2933"/>
              <w:rPr>
                <w:b/>
                <w:sz w:val="24"/>
                <w:szCs w:val="24"/>
              </w:rPr>
            </w:pPr>
            <w:r>
              <w:rPr>
                <w:b/>
                <w:sz w:val="24"/>
                <w:szCs w:val="24"/>
              </w:rPr>
              <w:t>TITLE</w:t>
            </w:r>
          </w:p>
        </w:tc>
        <w:tc>
          <w:tcPr>
            <w:tcW w:w="1292" w:type="dxa"/>
            <w:vAlign w:val="center"/>
          </w:tcPr>
          <w:p w14:paraId="7C5E4F1A" w14:textId="77777777" w:rsidR="005524FC" w:rsidRDefault="00DD5BE9">
            <w:pPr>
              <w:pStyle w:val="TableParagraph"/>
              <w:spacing w:line="360" w:lineRule="auto"/>
              <w:ind w:right="197"/>
              <w:jc w:val="center"/>
              <w:rPr>
                <w:b/>
                <w:sz w:val="24"/>
                <w:szCs w:val="24"/>
              </w:rPr>
            </w:pPr>
            <w:r>
              <w:rPr>
                <w:b/>
                <w:sz w:val="24"/>
                <w:szCs w:val="24"/>
              </w:rPr>
              <w:t>PAGE</w:t>
            </w:r>
          </w:p>
          <w:p w14:paraId="490D805F" w14:textId="77777777" w:rsidR="005524FC" w:rsidRDefault="00DD5BE9">
            <w:pPr>
              <w:pStyle w:val="TableParagraph"/>
              <w:spacing w:line="360" w:lineRule="auto"/>
              <w:ind w:right="197"/>
              <w:jc w:val="center"/>
              <w:rPr>
                <w:b/>
                <w:sz w:val="24"/>
                <w:szCs w:val="24"/>
              </w:rPr>
            </w:pPr>
            <w:r>
              <w:rPr>
                <w:b/>
                <w:sz w:val="24"/>
                <w:szCs w:val="24"/>
              </w:rPr>
              <w:t>NO.</w:t>
            </w:r>
          </w:p>
        </w:tc>
      </w:tr>
      <w:tr w:rsidR="005524FC" w14:paraId="728EE151" w14:textId="77777777">
        <w:trPr>
          <w:trHeight w:val="718"/>
        </w:trPr>
        <w:tc>
          <w:tcPr>
            <w:tcW w:w="1281" w:type="dxa"/>
          </w:tcPr>
          <w:p w14:paraId="4BF2D081" w14:textId="77777777" w:rsidR="005524FC" w:rsidRDefault="00DD5BE9">
            <w:pPr>
              <w:pStyle w:val="TableParagraph"/>
              <w:spacing w:before="179" w:line="360" w:lineRule="auto"/>
              <w:ind w:left="430"/>
              <w:rPr>
                <w:sz w:val="24"/>
                <w:szCs w:val="24"/>
              </w:rPr>
            </w:pPr>
            <w:r>
              <w:rPr>
                <w:sz w:val="24"/>
                <w:szCs w:val="24"/>
              </w:rPr>
              <w:t>1</w:t>
            </w:r>
          </w:p>
        </w:tc>
        <w:tc>
          <w:tcPr>
            <w:tcW w:w="1418" w:type="dxa"/>
          </w:tcPr>
          <w:p w14:paraId="3D35CF0A" w14:textId="77777777" w:rsidR="005524FC" w:rsidRDefault="00DD5BE9">
            <w:pPr>
              <w:pStyle w:val="TableParagraph"/>
              <w:spacing w:before="179" w:line="360" w:lineRule="auto"/>
              <w:ind w:left="162"/>
              <w:jc w:val="center"/>
              <w:rPr>
                <w:sz w:val="24"/>
                <w:szCs w:val="24"/>
              </w:rPr>
            </w:pPr>
            <w:r>
              <w:rPr>
                <w:sz w:val="24"/>
                <w:szCs w:val="24"/>
              </w:rPr>
              <w:t>4.1.1</w:t>
            </w:r>
          </w:p>
        </w:tc>
        <w:tc>
          <w:tcPr>
            <w:tcW w:w="5512" w:type="dxa"/>
          </w:tcPr>
          <w:p w14:paraId="545474DE" w14:textId="77777777" w:rsidR="005524FC" w:rsidRDefault="00DD5BE9">
            <w:pPr>
              <w:pStyle w:val="TableParagraph"/>
              <w:spacing w:before="179" w:line="360" w:lineRule="auto"/>
              <w:ind w:left="162"/>
              <w:rPr>
                <w:sz w:val="24"/>
                <w:szCs w:val="24"/>
              </w:rPr>
            </w:pPr>
            <w:r>
              <w:rPr>
                <w:sz w:val="24"/>
                <w:szCs w:val="24"/>
              </w:rPr>
              <w:t xml:space="preserve">Use Case diagram </w:t>
            </w:r>
          </w:p>
        </w:tc>
        <w:tc>
          <w:tcPr>
            <w:tcW w:w="1292" w:type="dxa"/>
          </w:tcPr>
          <w:p w14:paraId="4714585E" w14:textId="77777777" w:rsidR="005524FC" w:rsidRDefault="00DD5BE9">
            <w:pPr>
              <w:pStyle w:val="TableParagraph"/>
              <w:spacing w:before="179" w:line="360" w:lineRule="auto"/>
              <w:ind w:right="362"/>
              <w:jc w:val="center"/>
              <w:rPr>
                <w:sz w:val="24"/>
                <w:szCs w:val="24"/>
              </w:rPr>
            </w:pPr>
            <w:r>
              <w:rPr>
                <w:sz w:val="24"/>
                <w:szCs w:val="24"/>
              </w:rPr>
              <w:t>9</w:t>
            </w:r>
          </w:p>
        </w:tc>
      </w:tr>
      <w:tr w:rsidR="005524FC" w14:paraId="0F04DD85" w14:textId="77777777">
        <w:trPr>
          <w:trHeight w:val="718"/>
        </w:trPr>
        <w:tc>
          <w:tcPr>
            <w:tcW w:w="1281" w:type="dxa"/>
          </w:tcPr>
          <w:p w14:paraId="6E66D217" w14:textId="77777777" w:rsidR="005524FC" w:rsidRDefault="00DD5BE9">
            <w:pPr>
              <w:pStyle w:val="TableParagraph"/>
              <w:spacing w:before="179" w:line="360" w:lineRule="auto"/>
              <w:ind w:left="430"/>
              <w:rPr>
                <w:sz w:val="24"/>
                <w:szCs w:val="24"/>
              </w:rPr>
            </w:pPr>
            <w:r>
              <w:rPr>
                <w:sz w:val="24"/>
                <w:szCs w:val="24"/>
              </w:rPr>
              <w:t>2</w:t>
            </w:r>
          </w:p>
        </w:tc>
        <w:tc>
          <w:tcPr>
            <w:tcW w:w="1418" w:type="dxa"/>
          </w:tcPr>
          <w:p w14:paraId="7996AB52" w14:textId="77777777" w:rsidR="005524FC" w:rsidRDefault="00DD5BE9">
            <w:pPr>
              <w:pStyle w:val="TableParagraph"/>
              <w:spacing w:before="179" w:line="360" w:lineRule="auto"/>
              <w:ind w:left="162"/>
              <w:jc w:val="center"/>
              <w:rPr>
                <w:sz w:val="24"/>
                <w:szCs w:val="24"/>
              </w:rPr>
            </w:pPr>
            <w:r>
              <w:rPr>
                <w:sz w:val="24"/>
                <w:szCs w:val="24"/>
              </w:rPr>
              <w:t>4.1.2</w:t>
            </w:r>
          </w:p>
        </w:tc>
        <w:tc>
          <w:tcPr>
            <w:tcW w:w="5512" w:type="dxa"/>
          </w:tcPr>
          <w:p w14:paraId="24376971" w14:textId="77777777" w:rsidR="005524FC" w:rsidRDefault="00DD5BE9">
            <w:pPr>
              <w:pStyle w:val="TableParagraph"/>
              <w:spacing w:before="179" w:line="360" w:lineRule="auto"/>
              <w:ind w:left="162"/>
              <w:rPr>
                <w:sz w:val="24"/>
                <w:szCs w:val="24"/>
              </w:rPr>
            </w:pPr>
            <w:r>
              <w:rPr>
                <w:sz w:val="24"/>
                <w:szCs w:val="24"/>
              </w:rPr>
              <w:t>Activity diagram</w:t>
            </w:r>
          </w:p>
        </w:tc>
        <w:tc>
          <w:tcPr>
            <w:tcW w:w="1292" w:type="dxa"/>
          </w:tcPr>
          <w:p w14:paraId="7CD4E93E" w14:textId="77777777" w:rsidR="005524FC" w:rsidRDefault="00DD5BE9">
            <w:pPr>
              <w:pStyle w:val="TableParagraph"/>
              <w:spacing w:before="179" w:line="360" w:lineRule="auto"/>
              <w:ind w:right="362"/>
              <w:jc w:val="center"/>
              <w:rPr>
                <w:sz w:val="24"/>
                <w:szCs w:val="24"/>
              </w:rPr>
            </w:pPr>
            <w:r>
              <w:rPr>
                <w:sz w:val="24"/>
                <w:szCs w:val="24"/>
              </w:rPr>
              <w:t>10</w:t>
            </w:r>
          </w:p>
        </w:tc>
      </w:tr>
      <w:tr w:rsidR="005524FC" w14:paraId="5654F9EF" w14:textId="77777777">
        <w:trPr>
          <w:trHeight w:val="494"/>
        </w:trPr>
        <w:tc>
          <w:tcPr>
            <w:tcW w:w="1281" w:type="dxa"/>
          </w:tcPr>
          <w:p w14:paraId="48B303AB" w14:textId="77777777" w:rsidR="005524FC" w:rsidRDefault="00DD5BE9">
            <w:pPr>
              <w:pStyle w:val="TableParagraph"/>
              <w:spacing w:before="180" w:line="360" w:lineRule="auto"/>
              <w:ind w:left="415"/>
              <w:rPr>
                <w:sz w:val="24"/>
                <w:szCs w:val="24"/>
              </w:rPr>
            </w:pPr>
            <w:r>
              <w:rPr>
                <w:sz w:val="24"/>
                <w:szCs w:val="24"/>
              </w:rPr>
              <w:t>3</w:t>
            </w:r>
          </w:p>
        </w:tc>
        <w:tc>
          <w:tcPr>
            <w:tcW w:w="1418" w:type="dxa"/>
          </w:tcPr>
          <w:p w14:paraId="16A0947C" w14:textId="77777777" w:rsidR="005524FC" w:rsidRDefault="00DD5BE9">
            <w:pPr>
              <w:pStyle w:val="TableParagraph"/>
              <w:spacing w:before="179" w:line="360" w:lineRule="auto"/>
              <w:ind w:left="162"/>
              <w:jc w:val="center"/>
              <w:rPr>
                <w:sz w:val="24"/>
                <w:szCs w:val="24"/>
              </w:rPr>
            </w:pPr>
            <w:r>
              <w:rPr>
                <w:sz w:val="24"/>
                <w:szCs w:val="24"/>
              </w:rPr>
              <w:t>4.2</w:t>
            </w:r>
          </w:p>
        </w:tc>
        <w:tc>
          <w:tcPr>
            <w:tcW w:w="5512" w:type="dxa"/>
          </w:tcPr>
          <w:p w14:paraId="296D18F6" w14:textId="77777777" w:rsidR="005524FC" w:rsidRDefault="00DD5BE9">
            <w:pPr>
              <w:pStyle w:val="TableParagraph"/>
              <w:spacing w:before="179" w:line="360" w:lineRule="auto"/>
              <w:ind w:left="162"/>
              <w:rPr>
                <w:sz w:val="24"/>
                <w:szCs w:val="24"/>
              </w:rPr>
            </w:pPr>
            <w:r>
              <w:rPr>
                <w:sz w:val="24"/>
                <w:szCs w:val="24"/>
              </w:rPr>
              <w:t>Data Control Flow diagram</w:t>
            </w:r>
          </w:p>
        </w:tc>
        <w:tc>
          <w:tcPr>
            <w:tcW w:w="1292" w:type="dxa"/>
          </w:tcPr>
          <w:p w14:paraId="59636CE2" w14:textId="77777777" w:rsidR="005524FC" w:rsidRDefault="00DD5BE9">
            <w:pPr>
              <w:pStyle w:val="TableParagraph"/>
              <w:spacing w:before="180" w:line="360" w:lineRule="auto"/>
              <w:ind w:right="362"/>
              <w:jc w:val="center"/>
              <w:rPr>
                <w:sz w:val="24"/>
                <w:szCs w:val="24"/>
              </w:rPr>
            </w:pPr>
            <w:r>
              <w:rPr>
                <w:sz w:val="24"/>
                <w:szCs w:val="24"/>
              </w:rPr>
              <w:t>11</w:t>
            </w:r>
          </w:p>
        </w:tc>
      </w:tr>
    </w:tbl>
    <w:p w14:paraId="15052BE1" w14:textId="77777777" w:rsidR="005524FC" w:rsidRDefault="005524FC"/>
    <w:p w14:paraId="0271195B" w14:textId="77777777" w:rsidR="005524FC" w:rsidRDefault="00DD5BE9">
      <w:pPr>
        <w:widowControl/>
        <w:autoSpaceDE/>
        <w:autoSpaceDN/>
      </w:pPr>
      <w:r>
        <w:br w:type="page"/>
      </w:r>
    </w:p>
    <w:p w14:paraId="47E65787" w14:textId="77777777" w:rsidR="005524FC" w:rsidRDefault="00DD5BE9">
      <w:pPr>
        <w:pStyle w:val="BodyText"/>
        <w:spacing w:line="360" w:lineRule="auto"/>
        <w:ind w:left="4320"/>
        <w:jc w:val="both"/>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6AB8BAF9" w14:textId="77777777" w:rsidR="005524FC" w:rsidRDefault="00DD5BE9">
      <w:pPr>
        <w:spacing w:after="0" w:line="360" w:lineRule="auto"/>
        <w:ind w:left="720" w:firstLine="720"/>
        <w:jc w:val="both"/>
        <w:rPr>
          <w:rFonts w:eastAsia="Calibri"/>
          <w:sz w:val="24"/>
          <w:szCs w:val="24"/>
          <w:lang w:val="en-IN"/>
        </w:rPr>
      </w:pPr>
      <w:r>
        <w:rPr>
          <w:rFonts w:eastAsia="Calibri"/>
          <w:sz w:val="24"/>
          <w:szCs w:val="24"/>
        </w:rPr>
        <w:t>The main aim of the project is to develop English Vocabulary of users. This project allows the user to set timer and after specified time a popup will appear at desktop notification showing and English word and its meaning. If the timer is set to one hour, then after every one hour an English word and the meaning of the word will pop-up at desktop notification. In this way while working on Desktop or laptops one can open this application and set the timer so that they can learn new words and their meaning.</w:t>
      </w:r>
    </w:p>
    <w:p w14:paraId="4BE9C6A3" w14:textId="77777777" w:rsidR="005524FC" w:rsidRDefault="005524FC">
      <w:pPr>
        <w:widowControl/>
        <w:autoSpaceDE/>
        <w:autoSpaceDN/>
        <w:jc w:val="both"/>
        <w:rPr>
          <w:rFonts w:eastAsia="Carlito"/>
          <w:b/>
          <w:bCs/>
          <w:sz w:val="28"/>
          <w:szCs w:val="28"/>
        </w:rPr>
      </w:pPr>
    </w:p>
    <w:p w14:paraId="62762F6F" w14:textId="77777777" w:rsidR="005524FC" w:rsidRDefault="005524FC">
      <w:pPr>
        <w:widowControl/>
        <w:autoSpaceDE/>
        <w:autoSpaceDN/>
        <w:jc w:val="both"/>
        <w:rPr>
          <w:rFonts w:eastAsia="Carlito"/>
          <w:b/>
          <w:bCs/>
          <w:sz w:val="28"/>
          <w:szCs w:val="28"/>
        </w:rPr>
      </w:pPr>
    </w:p>
    <w:p w14:paraId="6B069574" w14:textId="77777777" w:rsidR="005524FC" w:rsidRDefault="005524FC">
      <w:pPr>
        <w:widowControl/>
        <w:autoSpaceDE/>
        <w:autoSpaceDN/>
        <w:jc w:val="both"/>
        <w:rPr>
          <w:rFonts w:eastAsia="Carlito"/>
          <w:b/>
          <w:bCs/>
          <w:sz w:val="28"/>
          <w:szCs w:val="28"/>
        </w:rPr>
      </w:pPr>
    </w:p>
    <w:p w14:paraId="76A08510" w14:textId="77777777" w:rsidR="005524FC" w:rsidRDefault="005524FC">
      <w:pPr>
        <w:widowControl/>
        <w:autoSpaceDE/>
        <w:autoSpaceDN/>
        <w:jc w:val="both"/>
        <w:rPr>
          <w:rFonts w:eastAsia="Carlito"/>
          <w:b/>
          <w:bCs/>
          <w:sz w:val="28"/>
          <w:szCs w:val="28"/>
        </w:rPr>
      </w:pPr>
    </w:p>
    <w:p w14:paraId="071DB5D2" w14:textId="77777777" w:rsidR="005524FC" w:rsidRDefault="005524FC">
      <w:pPr>
        <w:widowControl/>
        <w:autoSpaceDE/>
        <w:autoSpaceDN/>
        <w:jc w:val="both"/>
        <w:rPr>
          <w:rFonts w:eastAsia="Carlito"/>
          <w:b/>
          <w:bCs/>
          <w:sz w:val="28"/>
          <w:szCs w:val="28"/>
        </w:rPr>
      </w:pPr>
    </w:p>
    <w:p w14:paraId="19D4E846" w14:textId="77777777" w:rsidR="005524FC" w:rsidRDefault="005524FC">
      <w:pPr>
        <w:widowControl/>
        <w:autoSpaceDE/>
        <w:autoSpaceDN/>
        <w:jc w:val="both"/>
        <w:rPr>
          <w:rFonts w:eastAsia="Carlito"/>
          <w:b/>
          <w:bCs/>
          <w:sz w:val="28"/>
          <w:szCs w:val="28"/>
        </w:rPr>
      </w:pPr>
    </w:p>
    <w:p w14:paraId="17DF74A3" w14:textId="77777777" w:rsidR="005524FC" w:rsidRDefault="005524FC">
      <w:pPr>
        <w:widowControl/>
        <w:autoSpaceDE/>
        <w:autoSpaceDN/>
        <w:jc w:val="both"/>
        <w:rPr>
          <w:rFonts w:eastAsia="Carlito"/>
          <w:b/>
          <w:bCs/>
          <w:sz w:val="28"/>
          <w:szCs w:val="28"/>
        </w:rPr>
      </w:pPr>
    </w:p>
    <w:p w14:paraId="728A5552" w14:textId="77777777" w:rsidR="005524FC" w:rsidRDefault="005524FC">
      <w:pPr>
        <w:widowControl/>
        <w:autoSpaceDE/>
        <w:autoSpaceDN/>
        <w:jc w:val="both"/>
        <w:rPr>
          <w:rFonts w:eastAsia="Carlito"/>
          <w:b/>
          <w:bCs/>
          <w:sz w:val="28"/>
          <w:szCs w:val="28"/>
        </w:rPr>
      </w:pPr>
    </w:p>
    <w:p w14:paraId="3FF82F43" w14:textId="77777777" w:rsidR="005524FC" w:rsidRDefault="005524FC">
      <w:pPr>
        <w:widowControl/>
        <w:autoSpaceDE/>
        <w:autoSpaceDN/>
        <w:jc w:val="both"/>
        <w:rPr>
          <w:rFonts w:eastAsia="Carlito"/>
          <w:b/>
          <w:bCs/>
          <w:sz w:val="28"/>
          <w:szCs w:val="28"/>
        </w:rPr>
      </w:pPr>
    </w:p>
    <w:p w14:paraId="2F39FC93" w14:textId="77777777" w:rsidR="005524FC" w:rsidRDefault="005524FC">
      <w:pPr>
        <w:widowControl/>
        <w:autoSpaceDE/>
        <w:autoSpaceDN/>
        <w:jc w:val="both"/>
        <w:rPr>
          <w:rFonts w:eastAsia="Carlito"/>
          <w:b/>
          <w:bCs/>
          <w:sz w:val="28"/>
          <w:szCs w:val="28"/>
        </w:rPr>
      </w:pPr>
    </w:p>
    <w:p w14:paraId="5E9B6812" w14:textId="77777777" w:rsidR="005524FC" w:rsidRDefault="005524FC">
      <w:pPr>
        <w:widowControl/>
        <w:autoSpaceDE/>
        <w:autoSpaceDN/>
        <w:jc w:val="both"/>
        <w:rPr>
          <w:rFonts w:eastAsia="Carlito"/>
          <w:b/>
          <w:bCs/>
          <w:sz w:val="28"/>
          <w:szCs w:val="28"/>
        </w:rPr>
      </w:pPr>
    </w:p>
    <w:p w14:paraId="0AF45E1F" w14:textId="77777777" w:rsidR="005524FC" w:rsidRDefault="005524FC">
      <w:pPr>
        <w:widowControl/>
        <w:autoSpaceDE/>
        <w:autoSpaceDN/>
        <w:jc w:val="both"/>
        <w:rPr>
          <w:rFonts w:eastAsia="Carlito"/>
          <w:b/>
          <w:bCs/>
          <w:sz w:val="28"/>
          <w:szCs w:val="28"/>
        </w:rPr>
      </w:pPr>
    </w:p>
    <w:p w14:paraId="5BCB8E19" w14:textId="77777777" w:rsidR="005524FC" w:rsidRDefault="005524FC">
      <w:pPr>
        <w:widowControl/>
        <w:autoSpaceDE/>
        <w:autoSpaceDN/>
        <w:jc w:val="both"/>
        <w:rPr>
          <w:rFonts w:eastAsia="Carlito"/>
          <w:b/>
          <w:bCs/>
          <w:sz w:val="28"/>
          <w:szCs w:val="28"/>
        </w:rPr>
      </w:pPr>
    </w:p>
    <w:p w14:paraId="2B172FD2" w14:textId="77777777" w:rsidR="005524FC" w:rsidRDefault="005524FC">
      <w:pPr>
        <w:widowControl/>
        <w:autoSpaceDE/>
        <w:autoSpaceDN/>
        <w:jc w:val="both"/>
        <w:rPr>
          <w:rFonts w:eastAsia="Carlito"/>
          <w:b/>
          <w:bCs/>
          <w:sz w:val="28"/>
          <w:szCs w:val="28"/>
        </w:rPr>
      </w:pPr>
    </w:p>
    <w:p w14:paraId="339263DB" w14:textId="77777777" w:rsidR="005524FC" w:rsidRDefault="005524FC">
      <w:pPr>
        <w:widowControl/>
        <w:autoSpaceDE/>
        <w:autoSpaceDN/>
        <w:jc w:val="both"/>
        <w:rPr>
          <w:rFonts w:eastAsia="Carlito"/>
          <w:b/>
          <w:bCs/>
          <w:sz w:val="28"/>
          <w:szCs w:val="28"/>
        </w:rPr>
      </w:pPr>
    </w:p>
    <w:p w14:paraId="120D96DD" w14:textId="77777777" w:rsidR="005524FC" w:rsidRDefault="005524FC">
      <w:pPr>
        <w:widowControl/>
        <w:autoSpaceDE/>
        <w:autoSpaceDN/>
        <w:jc w:val="both"/>
        <w:rPr>
          <w:rFonts w:eastAsia="Carlito"/>
          <w:b/>
          <w:bCs/>
          <w:sz w:val="28"/>
          <w:szCs w:val="28"/>
        </w:rPr>
      </w:pPr>
    </w:p>
    <w:p w14:paraId="2E6148A5" w14:textId="77777777" w:rsidR="005524FC" w:rsidRDefault="005524FC">
      <w:pPr>
        <w:widowControl/>
        <w:autoSpaceDE/>
        <w:autoSpaceDN/>
        <w:jc w:val="both"/>
        <w:rPr>
          <w:rFonts w:eastAsia="Carlito"/>
          <w:b/>
          <w:bCs/>
          <w:sz w:val="28"/>
          <w:szCs w:val="28"/>
        </w:rPr>
      </w:pPr>
    </w:p>
    <w:p w14:paraId="652CA9CC" w14:textId="77777777" w:rsidR="005524FC" w:rsidRDefault="005524FC">
      <w:pPr>
        <w:widowControl/>
        <w:autoSpaceDE/>
        <w:autoSpaceDN/>
        <w:jc w:val="both"/>
        <w:rPr>
          <w:rFonts w:eastAsia="Carlito"/>
          <w:b/>
          <w:bCs/>
          <w:sz w:val="28"/>
          <w:szCs w:val="28"/>
        </w:rPr>
      </w:pPr>
    </w:p>
    <w:p w14:paraId="7D7AD85D" w14:textId="77777777" w:rsidR="005524FC" w:rsidRDefault="005524FC">
      <w:pPr>
        <w:widowControl/>
        <w:autoSpaceDE/>
        <w:autoSpaceDN/>
        <w:jc w:val="both"/>
        <w:rPr>
          <w:rFonts w:eastAsia="Carlito"/>
          <w:b/>
          <w:bCs/>
          <w:sz w:val="28"/>
          <w:szCs w:val="28"/>
        </w:rPr>
      </w:pPr>
    </w:p>
    <w:p w14:paraId="6CCB5F25" w14:textId="77777777" w:rsidR="005524FC" w:rsidRDefault="005524FC">
      <w:pPr>
        <w:widowControl/>
        <w:autoSpaceDE/>
        <w:autoSpaceDN/>
        <w:jc w:val="both"/>
        <w:rPr>
          <w:rFonts w:eastAsia="Carlito"/>
          <w:b/>
          <w:bCs/>
          <w:sz w:val="28"/>
          <w:szCs w:val="28"/>
        </w:rPr>
      </w:pPr>
    </w:p>
    <w:p w14:paraId="510DF5EB" w14:textId="77777777" w:rsidR="005524FC" w:rsidRDefault="005524FC">
      <w:pPr>
        <w:widowControl/>
        <w:autoSpaceDE/>
        <w:autoSpaceDN/>
        <w:jc w:val="both"/>
        <w:rPr>
          <w:rFonts w:eastAsia="Carlito"/>
          <w:b/>
          <w:bCs/>
          <w:sz w:val="28"/>
          <w:szCs w:val="28"/>
        </w:rPr>
      </w:pPr>
    </w:p>
    <w:p w14:paraId="1FA00C5E" w14:textId="77777777" w:rsidR="005524FC" w:rsidRDefault="005524FC">
      <w:pPr>
        <w:widowControl/>
        <w:autoSpaceDE/>
        <w:autoSpaceDN/>
        <w:jc w:val="both"/>
        <w:rPr>
          <w:rFonts w:eastAsia="Carlito"/>
          <w:b/>
          <w:bCs/>
          <w:sz w:val="28"/>
          <w:szCs w:val="28"/>
        </w:rPr>
      </w:pPr>
    </w:p>
    <w:p w14:paraId="5A073D60" w14:textId="77777777" w:rsidR="005524FC" w:rsidRDefault="005524FC">
      <w:pPr>
        <w:pStyle w:val="Heading1"/>
        <w:spacing w:line="360" w:lineRule="auto"/>
        <w:ind w:left="4320"/>
        <w:jc w:val="both"/>
        <w:rPr>
          <w:b/>
          <w:bCs/>
          <w:sz w:val="28"/>
          <w:szCs w:val="28"/>
        </w:rPr>
      </w:pPr>
    </w:p>
    <w:p w14:paraId="62CA73CC" w14:textId="77777777" w:rsidR="005524FC" w:rsidRDefault="00DD5BE9">
      <w:pPr>
        <w:pStyle w:val="Heading1"/>
        <w:spacing w:line="360" w:lineRule="auto"/>
        <w:ind w:left="4320"/>
        <w:jc w:val="both"/>
        <w:rPr>
          <w:b/>
          <w:bCs/>
          <w:sz w:val="28"/>
          <w:szCs w:val="28"/>
        </w:rPr>
      </w:pPr>
      <w:r>
        <w:rPr>
          <w:b/>
          <w:bCs/>
          <w:sz w:val="28"/>
          <w:szCs w:val="28"/>
        </w:rPr>
        <w:lastRenderedPageBreak/>
        <w:t>CHAPTER 1</w:t>
      </w:r>
    </w:p>
    <w:p w14:paraId="0BC956D8" w14:textId="77777777" w:rsidR="005524FC" w:rsidRDefault="00DD5BE9">
      <w:pPr>
        <w:pStyle w:val="Heading1"/>
        <w:spacing w:line="360" w:lineRule="auto"/>
        <w:ind w:left="720" w:firstLine="720"/>
        <w:jc w:val="both"/>
        <w:rPr>
          <w:b/>
          <w:bCs/>
          <w:sz w:val="28"/>
          <w:szCs w:val="28"/>
        </w:rPr>
      </w:pPr>
      <w:r>
        <w:rPr>
          <w:b/>
          <w:bCs/>
          <w:sz w:val="28"/>
          <w:szCs w:val="28"/>
        </w:rPr>
        <w:t>INTRODUCTION</w:t>
      </w:r>
    </w:p>
    <w:p w14:paraId="46154801" w14:textId="77777777" w:rsidR="005524FC" w:rsidRDefault="00DD5BE9">
      <w:pPr>
        <w:numPr>
          <w:ilvl w:val="0"/>
          <w:numId w:val="1"/>
        </w:numPr>
        <w:tabs>
          <w:tab w:val="left" w:pos="720"/>
        </w:tabs>
        <w:spacing w:line="360" w:lineRule="auto"/>
        <w:jc w:val="both"/>
        <w:rPr>
          <w:color w:val="000000" w:themeColor="text1"/>
          <w:sz w:val="26"/>
          <w:szCs w:val="26"/>
          <w:shd w:val="clear" w:color="auto" w:fill="FFFFFF"/>
          <w:lang w:val="en-IN"/>
        </w:rPr>
      </w:pPr>
      <w:r>
        <w:rPr>
          <w:color w:val="000000" w:themeColor="text1"/>
          <w:sz w:val="26"/>
          <w:szCs w:val="26"/>
          <w:shd w:val="clear" w:color="auto" w:fill="FFFFFF"/>
          <w:lang w:val="en-IN"/>
        </w:rPr>
        <w:t>English language plays an essential role in our lives as it helps in communications. It is the main language for studying any subject all over the world. English is important for students as it broadness their minds, develops emotional skills, improve the quality of life by providing job opportunities.</w:t>
      </w:r>
    </w:p>
    <w:p w14:paraId="3978164C" w14:textId="77777777" w:rsidR="005524FC" w:rsidRDefault="00DD5BE9">
      <w:pPr>
        <w:spacing w:line="360" w:lineRule="auto"/>
        <w:ind w:left="1080" w:firstLine="360"/>
        <w:jc w:val="both"/>
        <w:rPr>
          <w:color w:val="000000" w:themeColor="text1"/>
          <w:sz w:val="26"/>
          <w:szCs w:val="26"/>
          <w:shd w:val="clear" w:color="auto" w:fill="FFFFFF"/>
          <w:lang w:val="en-IN"/>
        </w:rPr>
      </w:pPr>
      <w:r>
        <w:rPr>
          <w:b/>
          <w:bCs/>
          <w:color w:val="000000" w:themeColor="text1"/>
          <w:sz w:val="26"/>
          <w:szCs w:val="26"/>
          <w:shd w:val="clear" w:color="auto" w:fill="FFFFFF"/>
          <w:lang w:val="en-IN"/>
        </w:rPr>
        <w:t>Why vocabulary is important?</w:t>
      </w:r>
    </w:p>
    <w:p w14:paraId="4EFC2379" w14:textId="77777777" w:rsidR="005524FC" w:rsidRDefault="00DD5BE9">
      <w:pPr>
        <w:numPr>
          <w:ilvl w:val="0"/>
          <w:numId w:val="1"/>
        </w:numPr>
        <w:tabs>
          <w:tab w:val="left" w:pos="720"/>
        </w:tabs>
        <w:spacing w:line="360" w:lineRule="auto"/>
        <w:jc w:val="both"/>
        <w:rPr>
          <w:color w:val="000000" w:themeColor="text1"/>
          <w:sz w:val="26"/>
          <w:szCs w:val="26"/>
          <w:shd w:val="clear" w:color="auto" w:fill="FFFFFF"/>
          <w:lang w:val="en-IN"/>
        </w:rPr>
      </w:pPr>
      <w:r>
        <w:rPr>
          <w:color w:val="000000" w:themeColor="text1"/>
          <w:sz w:val="26"/>
          <w:szCs w:val="26"/>
          <w:shd w:val="clear" w:color="auto" w:fill="FFFFFF"/>
          <w:lang w:val="en-IN"/>
        </w:rPr>
        <w:t>Learners can express themselves better.</w:t>
      </w:r>
    </w:p>
    <w:p w14:paraId="39E9A5D6" w14:textId="77777777" w:rsidR="005524FC" w:rsidRDefault="00DD5BE9">
      <w:pPr>
        <w:numPr>
          <w:ilvl w:val="0"/>
          <w:numId w:val="1"/>
        </w:numPr>
        <w:tabs>
          <w:tab w:val="left" w:pos="720"/>
        </w:tabs>
        <w:spacing w:line="360" w:lineRule="auto"/>
        <w:jc w:val="both"/>
        <w:rPr>
          <w:color w:val="000000" w:themeColor="text1"/>
          <w:sz w:val="26"/>
          <w:szCs w:val="26"/>
          <w:shd w:val="clear" w:color="auto" w:fill="FFFFFF"/>
          <w:lang w:val="en-IN"/>
        </w:rPr>
      </w:pPr>
      <w:r>
        <w:rPr>
          <w:color w:val="000000" w:themeColor="text1"/>
          <w:sz w:val="26"/>
          <w:szCs w:val="26"/>
          <w:shd w:val="clear" w:color="auto" w:fill="FFFFFF"/>
          <w:lang w:val="en-IN"/>
        </w:rPr>
        <w:t>Knowing more words allows a learner to choose their words more precisely and so become more effective and accurate when communicating with others.</w:t>
      </w:r>
    </w:p>
    <w:p w14:paraId="538BC427" w14:textId="77777777" w:rsidR="005524FC" w:rsidRDefault="00DD5BE9">
      <w:pPr>
        <w:numPr>
          <w:ilvl w:val="0"/>
          <w:numId w:val="1"/>
        </w:numPr>
        <w:tabs>
          <w:tab w:val="left" w:pos="720"/>
        </w:tabs>
        <w:spacing w:line="360" w:lineRule="auto"/>
        <w:jc w:val="both"/>
        <w:rPr>
          <w:color w:val="000000" w:themeColor="text1"/>
          <w:sz w:val="26"/>
          <w:szCs w:val="26"/>
          <w:shd w:val="clear" w:color="auto" w:fill="FFFFFF"/>
          <w:lang w:val="en-IN"/>
        </w:rPr>
      </w:pPr>
      <w:r>
        <w:rPr>
          <w:color w:val="000000" w:themeColor="text1"/>
          <w:sz w:val="26"/>
          <w:szCs w:val="26"/>
          <w:shd w:val="clear" w:color="auto" w:fill="FFFFFF"/>
          <w:lang w:val="en-IN"/>
        </w:rPr>
        <w:t>It empowers learners academically.</w:t>
      </w:r>
    </w:p>
    <w:p w14:paraId="33F0FBF6" w14:textId="77777777" w:rsidR="005524FC" w:rsidRDefault="00DD5BE9">
      <w:pPr>
        <w:numPr>
          <w:ilvl w:val="0"/>
          <w:numId w:val="1"/>
        </w:numPr>
        <w:tabs>
          <w:tab w:val="left" w:pos="720"/>
        </w:tabs>
        <w:spacing w:line="360" w:lineRule="auto"/>
        <w:jc w:val="both"/>
        <w:rPr>
          <w:color w:val="FF0000"/>
          <w:sz w:val="26"/>
          <w:szCs w:val="26"/>
          <w:shd w:val="clear" w:color="auto" w:fill="FFFFFF"/>
          <w:lang w:val="en-IN"/>
        </w:rPr>
      </w:pPr>
      <w:r>
        <w:rPr>
          <w:color w:val="000000" w:themeColor="text1"/>
          <w:sz w:val="26"/>
          <w:szCs w:val="26"/>
          <w:shd w:val="clear" w:color="auto" w:fill="FFFFFF"/>
          <w:lang w:val="en-IN"/>
        </w:rPr>
        <w:t>Students need vocabulary instruction that allow them to build rich representation of words</w:t>
      </w:r>
      <w:r>
        <w:rPr>
          <w:color w:val="FF0000"/>
          <w:sz w:val="26"/>
          <w:szCs w:val="26"/>
          <w:shd w:val="clear" w:color="auto" w:fill="FFFFFF"/>
          <w:lang w:val="en-IN"/>
        </w:rPr>
        <w:t>.</w:t>
      </w:r>
    </w:p>
    <w:p w14:paraId="3EFEE682" w14:textId="77777777" w:rsidR="005524FC" w:rsidRDefault="00DD5BE9">
      <w:pPr>
        <w:widowControl/>
        <w:adjustRightInd w:val="0"/>
        <w:spacing w:after="0" w:line="360" w:lineRule="auto"/>
        <w:ind w:left="1440"/>
        <w:jc w:val="both"/>
        <w:rPr>
          <w:rFonts w:eastAsiaTheme="minorHAnsi"/>
          <w:sz w:val="26"/>
          <w:szCs w:val="26"/>
          <w:lang w:val="en-IN"/>
        </w:rPr>
      </w:pPr>
      <w:r>
        <w:rPr>
          <w:rFonts w:eastAsiaTheme="minorHAnsi"/>
          <w:sz w:val="26"/>
          <w:szCs w:val="26"/>
          <w:lang w:val="en-IN"/>
        </w:rPr>
        <w:t>So, developing an application Vocabulary Tutor which is very useful to improve vocabulary skills. In this digital world many people use laptops, desktops, tabs, etc. So, while they are working on the computer they can switch to this application and set the timer so that after every specified time the application pops up a notification with an English word and its meaning. In this way one can learn new words and their meanings while they are working on computers, laptops, etc.</w:t>
      </w:r>
    </w:p>
    <w:p w14:paraId="53DDD068" w14:textId="77777777" w:rsidR="005524FC" w:rsidRDefault="005524FC">
      <w:pPr>
        <w:widowControl/>
        <w:adjustRightInd w:val="0"/>
        <w:spacing w:after="0" w:line="360" w:lineRule="auto"/>
        <w:ind w:left="1440" w:firstLine="720"/>
        <w:jc w:val="both"/>
        <w:rPr>
          <w:rFonts w:eastAsiaTheme="minorHAnsi"/>
          <w:sz w:val="26"/>
          <w:szCs w:val="26"/>
          <w:lang w:val="en-IN"/>
        </w:rPr>
      </w:pPr>
    </w:p>
    <w:p w14:paraId="7F91150C" w14:textId="77777777" w:rsidR="005524FC" w:rsidRDefault="005524FC">
      <w:pPr>
        <w:widowControl/>
        <w:adjustRightInd w:val="0"/>
        <w:spacing w:after="0" w:line="360" w:lineRule="auto"/>
        <w:ind w:left="1440" w:firstLine="720"/>
        <w:jc w:val="both"/>
        <w:rPr>
          <w:rFonts w:eastAsiaTheme="minorHAnsi"/>
          <w:sz w:val="26"/>
          <w:szCs w:val="26"/>
          <w:lang w:val="en-IN"/>
        </w:rPr>
      </w:pPr>
    </w:p>
    <w:p w14:paraId="7BE16371" w14:textId="77777777" w:rsidR="005524FC" w:rsidRDefault="005524FC">
      <w:pPr>
        <w:widowControl/>
        <w:adjustRightInd w:val="0"/>
        <w:spacing w:after="0" w:line="360" w:lineRule="auto"/>
        <w:ind w:left="1440" w:firstLine="720"/>
        <w:jc w:val="both"/>
        <w:rPr>
          <w:rFonts w:eastAsiaTheme="minorHAnsi"/>
          <w:sz w:val="26"/>
          <w:szCs w:val="26"/>
          <w:lang w:val="en-IN"/>
        </w:rPr>
      </w:pPr>
    </w:p>
    <w:p w14:paraId="10B0F072" w14:textId="77777777" w:rsidR="005524FC" w:rsidRDefault="005524FC">
      <w:pPr>
        <w:widowControl/>
        <w:adjustRightInd w:val="0"/>
        <w:spacing w:after="0" w:line="360" w:lineRule="auto"/>
        <w:ind w:left="1440" w:firstLine="720"/>
        <w:jc w:val="both"/>
        <w:rPr>
          <w:rFonts w:eastAsiaTheme="minorHAnsi"/>
          <w:sz w:val="26"/>
          <w:szCs w:val="26"/>
          <w:lang w:val="en-IN"/>
        </w:rPr>
      </w:pPr>
    </w:p>
    <w:p w14:paraId="6F050BC5" w14:textId="77777777" w:rsidR="005524FC" w:rsidRDefault="005524FC">
      <w:pPr>
        <w:widowControl/>
        <w:adjustRightInd w:val="0"/>
        <w:spacing w:after="0" w:line="360" w:lineRule="auto"/>
        <w:ind w:left="1440" w:firstLine="720"/>
        <w:jc w:val="both"/>
        <w:rPr>
          <w:rFonts w:eastAsiaTheme="minorHAnsi"/>
          <w:sz w:val="26"/>
          <w:szCs w:val="26"/>
          <w:lang w:val="en-IN"/>
        </w:rPr>
      </w:pPr>
    </w:p>
    <w:p w14:paraId="2FA173E9" w14:textId="77777777" w:rsidR="005524FC" w:rsidRDefault="005524FC">
      <w:pPr>
        <w:widowControl/>
        <w:adjustRightInd w:val="0"/>
        <w:spacing w:after="0" w:line="360" w:lineRule="auto"/>
        <w:ind w:left="1440" w:firstLine="720"/>
        <w:jc w:val="both"/>
        <w:rPr>
          <w:rFonts w:eastAsiaTheme="minorHAnsi"/>
          <w:sz w:val="26"/>
          <w:szCs w:val="26"/>
          <w:lang w:val="en-IN"/>
        </w:rPr>
      </w:pPr>
    </w:p>
    <w:p w14:paraId="5FE8887C" w14:textId="77777777" w:rsidR="005524FC" w:rsidRDefault="005524FC">
      <w:pPr>
        <w:widowControl/>
        <w:adjustRightInd w:val="0"/>
        <w:spacing w:after="0" w:line="360" w:lineRule="auto"/>
        <w:ind w:left="1440" w:firstLine="720"/>
        <w:jc w:val="both"/>
        <w:rPr>
          <w:rFonts w:eastAsiaTheme="minorHAnsi"/>
          <w:sz w:val="26"/>
          <w:szCs w:val="26"/>
          <w:lang w:val="en-IN"/>
        </w:rPr>
      </w:pPr>
    </w:p>
    <w:p w14:paraId="76C8EAE4" w14:textId="77777777" w:rsidR="005524FC" w:rsidRDefault="005524FC">
      <w:pPr>
        <w:widowControl/>
        <w:adjustRightInd w:val="0"/>
        <w:spacing w:after="0" w:line="360" w:lineRule="auto"/>
        <w:ind w:left="1440" w:firstLine="720"/>
        <w:jc w:val="both"/>
        <w:rPr>
          <w:rFonts w:eastAsiaTheme="minorHAnsi"/>
          <w:sz w:val="26"/>
          <w:szCs w:val="26"/>
          <w:lang w:val="en-IN"/>
        </w:rPr>
      </w:pPr>
    </w:p>
    <w:p w14:paraId="14E8119C" w14:textId="77777777" w:rsidR="005524FC" w:rsidRDefault="005524FC">
      <w:pPr>
        <w:widowControl/>
        <w:adjustRightInd w:val="0"/>
        <w:spacing w:after="0" w:line="360" w:lineRule="auto"/>
        <w:ind w:left="1440" w:firstLine="720"/>
        <w:jc w:val="both"/>
        <w:rPr>
          <w:rFonts w:eastAsiaTheme="minorHAnsi"/>
          <w:sz w:val="26"/>
          <w:szCs w:val="26"/>
          <w:lang w:val="en-IN"/>
        </w:rPr>
      </w:pPr>
    </w:p>
    <w:p w14:paraId="25F84CFD" w14:textId="77777777" w:rsidR="005524FC" w:rsidRDefault="005524FC">
      <w:pPr>
        <w:widowControl/>
        <w:adjustRightInd w:val="0"/>
        <w:spacing w:after="0" w:line="360" w:lineRule="auto"/>
        <w:ind w:left="1440" w:firstLine="720"/>
        <w:jc w:val="both"/>
        <w:rPr>
          <w:rFonts w:eastAsiaTheme="minorHAnsi"/>
          <w:sz w:val="26"/>
          <w:szCs w:val="26"/>
          <w:lang w:val="en-IN"/>
        </w:rPr>
      </w:pPr>
    </w:p>
    <w:p w14:paraId="41AE4C0B" w14:textId="77777777" w:rsidR="005524FC" w:rsidRDefault="005524FC">
      <w:pPr>
        <w:widowControl/>
        <w:adjustRightInd w:val="0"/>
        <w:spacing w:after="0" w:line="360" w:lineRule="auto"/>
        <w:ind w:left="1440" w:firstLine="720"/>
        <w:jc w:val="both"/>
        <w:rPr>
          <w:rFonts w:eastAsiaTheme="minorHAnsi"/>
          <w:sz w:val="26"/>
          <w:szCs w:val="26"/>
          <w:lang w:val="en-IN"/>
        </w:rPr>
      </w:pPr>
    </w:p>
    <w:p w14:paraId="56A81C6F" w14:textId="77777777" w:rsidR="005524FC" w:rsidRDefault="00DD5BE9">
      <w:pPr>
        <w:pStyle w:val="Heading2"/>
        <w:spacing w:line="360" w:lineRule="auto"/>
        <w:ind w:left="0"/>
        <w:jc w:val="both"/>
        <w:rPr>
          <w:sz w:val="24"/>
          <w:szCs w:val="24"/>
        </w:rPr>
      </w:pPr>
      <w:r>
        <w:rPr>
          <w:sz w:val="24"/>
          <w:szCs w:val="24"/>
        </w:rPr>
        <w:t xml:space="preserve">                 1.1Need Statement</w:t>
      </w:r>
    </w:p>
    <w:p w14:paraId="0A57B162" w14:textId="77777777" w:rsidR="005524FC" w:rsidRDefault="00DD5BE9">
      <w:pPr>
        <w:pStyle w:val="Heading2"/>
        <w:spacing w:line="360" w:lineRule="auto"/>
        <w:ind w:left="1440" w:firstLine="720"/>
        <w:jc w:val="both"/>
        <w:rPr>
          <w:b w:val="0"/>
          <w:bCs w:val="0"/>
          <w:sz w:val="24"/>
          <w:szCs w:val="24"/>
        </w:rPr>
      </w:pPr>
      <w:r>
        <w:rPr>
          <w:b w:val="0"/>
          <w:bCs w:val="0"/>
          <w:sz w:val="24"/>
          <w:szCs w:val="24"/>
        </w:rPr>
        <w:lastRenderedPageBreak/>
        <w:t>Develop an application which helps in learning new vocabulary, which will increase the communication skills of user by learning new words every day while they are working on computers, laptops etc...</w:t>
      </w:r>
    </w:p>
    <w:p w14:paraId="613CB505" w14:textId="77777777" w:rsidR="005524FC" w:rsidRDefault="00DD5BE9">
      <w:pPr>
        <w:pStyle w:val="Heading2"/>
        <w:spacing w:line="360" w:lineRule="auto"/>
        <w:ind w:left="720" w:firstLine="720"/>
        <w:jc w:val="both"/>
        <w:rPr>
          <w:color w:val="000000" w:themeColor="text1"/>
          <w:sz w:val="24"/>
          <w:szCs w:val="24"/>
        </w:rPr>
      </w:pPr>
      <w:r>
        <w:rPr>
          <w:color w:val="000000" w:themeColor="text1"/>
          <w:sz w:val="24"/>
          <w:szCs w:val="24"/>
        </w:rPr>
        <w:t>1.2 Objective, Scope &amp; Limitation</w:t>
      </w:r>
    </w:p>
    <w:p w14:paraId="70F97866" w14:textId="77777777" w:rsidR="005524FC" w:rsidRDefault="00DD5BE9">
      <w:pPr>
        <w:pStyle w:val="Heading2"/>
        <w:spacing w:line="360" w:lineRule="auto"/>
        <w:ind w:left="720" w:firstLine="720"/>
        <w:jc w:val="both"/>
        <w:rPr>
          <w:color w:val="FF0000"/>
          <w:sz w:val="24"/>
          <w:szCs w:val="24"/>
        </w:rPr>
      </w:pPr>
      <w:r>
        <w:rPr>
          <w:i/>
          <w:iCs/>
          <w:color w:val="000000" w:themeColor="text1"/>
          <w:sz w:val="24"/>
          <w:szCs w:val="24"/>
        </w:rPr>
        <w:t>1</w:t>
      </w:r>
      <w:bookmarkStart w:id="3" w:name="_Hlk88852441"/>
      <w:r>
        <w:rPr>
          <w:i/>
          <w:iCs/>
          <w:color w:val="000000" w:themeColor="text1"/>
          <w:sz w:val="24"/>
          <w:szCs w:val="24"/>
        </w:rPr>
        <w:t>.2.1 Objective</w:t>
      </w:r>
      <w:bookmarkEnd w:id="3"/>
    </w:p>
    <w:p w14:paraId="2D8CDD5D" w14:textId="77777777" w:rsidR="005524FC" w:rsidRDefault="00DD5BE9">
      <w:pPr>
        <w:widowControl/>
        <w:numPr>
          <w:ilvl w:val="0"/>
          <w:numId w:val="2"/>
        </w:numPr>
        <w:tabs>
          <w:tab w:val="clear" w:pos="720"/>
          <w:tab w:val="left" w:pos="2160"/>
        </w:tabs>
        <w:autoSpaceDE/>
        <w:autoSpaceDN/>
        <w:ind w:left="2160"/>
        <w:jc w:val="both"/>
        <w:rPr>
          <w:sz w:val="24"/>
          <w:szCs w:val="24"/>
        </w:rPr>
      </w:pPr>
      <w:r>
        <w:rPr>
          <w:sz w:val="24"/>
          <w:szCs w:val="24"/>
        </w:rPr>
        <w:t>Dynamic model.</w:t>
      </w:r>
    </w:p>
    <w:p w14:paraId="1014F974" w14:textId="77777777" w:rsidR="005524FC" w:rsidRDefault="00DD5BE9">
      <w:pPr>
        <w:widowControl/>
        <w:numPr>
          <w:ilvl w:val="0"/>
          <w:numId w:val="2"/>
        </w:numPr>
        <w:tabs>
          <w:tab w:val="clear" w:pos="720"/>
          <w:tab w:val="left" w:pos="2160"/>
        </w:tabs>
        <w:autoSpaceDE/>
        <w:autoSpaceDN/>
        <w:ind w:left="2160"/>
        <w:jc w:val="both"/>
        <w:rPr>
          <w:sz w:val="24"/>
          <w:szCs w:val="24"/>
        </w:rPr>
      </w:pPr>
      <w:r>
        <w:rPr>
          <w:sz w:val="24"/>
          <w:szCs w:val="24"/>
        </w:rPr>
        <w:t>It doesn’t access internet.</w:t>
      </w:r>
    </w:p>
    <w:p w14:paraId="0FB28141" w14:textId="77777777" w:rsidR="005524FC" w:rsidRDefault="00DD5BE9">
      <w:pPr>
        <w:widowControl/>
        <w:numPr>
          <w:ilvl w:val="0"/>
          <w:numId w:val="2"/>
        </w:numPr>
        <w:tabs>
          <w:tab w:val="clear" w:pos="720"/>
          <w:tab w:val="left" w:pos="2160"/>
        </w:tabs>
        <w:autoSpaceDE/>
        <w:autoSpaceDN/>
        <w:ind w:left="2160"/>
        <w:jc w:val="both"/>
        <w:rPr>
          <w:sz w:val="24"/>
          <w:szCs w:val="24"/>
        </w:rPr>
      </w:pPr>
      <w:r>
        <w:rPr>
          <w:sz w:val="24"/>
          <w:szCs w:val="24"/>
        </w:rPr>
        <w:t>It can be useful for everyone.</w:t>
      </w:r>
    </w:p>
    <w:p w14:paraId="4E15513C" w14:textId="77777777" w:rsidR="005524FC" w:rsidRDefault="00DD5BE9">
      <w:pPr>
        <w:widowControl/>
        <w:numPr>
          <w:ilvl w:val="0"/>
          <w:numId w:val="2"/>
        </w:numPr>
        <w:tabs>
          <w:tab w:val="clear" w:pos="720"/>
          <w:tab w:val="left" w:pos="2160"/>
        </w:tabs>
        <w:autoSpaceDE/>
        <w:autoSpaceDN/>
        <w:ind w:left="2160"/>
        <w:jc w:val="both"/>
        <w:rPr>
          <w:sz w:val="24"/>
          <w:szCs w:val="24"/>
        </w:rPr>
      </w:pPr>
      <w:r>
        <w:rPr>
          <w:sz w:val="24"/>
          <w:szCs w:val="24"/>
        </w:rPr>
        <w:t>Timer can be specified by user.</w:t>
      </w:r>
    </w:p>
    <w:p w14:paraId="22DA5499" w14:textId="77777777" w:rsidR="005524FC" w:rsidRDefault="00DD5BE9">
      <w:pPr>
        <w:widowControl/>
        <w:numPr>
          <w:ilvl w:val="0"/>
          <w:numId w:val="2"/>
        </w:numPr>
        <w:tabs>
          <w:tab w:val="clear" w:pos="720"/>
          <w:tab w:val="left" w:pos="2160"/>
        </w:tabs>
        <w:autoSpaceDE/>
        <w:autoSpaceDN/>
        <w:ind w:left="2160"/>
        <w:jc w:val="both"/>
        <w:rPr>
          <w:sz w:val="24"/>
          <w:szCs w:val="24"/>
        </w:rPr>
      </w:pPr>
      <w:r>
        <w:rPr>
          <w:sz w:val="24"/>
          <w:szCs w:val="24"/>
        </w:rPr>
        <w:t>Voice module is also helpful.</w:t>
      </w:r>
    </w:p>
    <w:p w14:paraId="2CEC3757" w14:textId="77777777" w:rsidR="005524FC" w:rsidRDefault="00DD5BE9">
      <w:pPr>
        <w:widowControl/>
        <w:numPr>
          <w:ilvl w:val="0"/>
          <w:numId w:val="2"/>
        </w:numPr>
        <w:tabs>
          <w:tab w:val="clear" w:pos="720"/>
          <w:tab w:val="left" w:pos="2160"/>
        </w:tabs>
        <w:autoSpaceDE/>
        <w:autoSpaceDN/>
        <w:ind w:left="2160"/>
        <w:jc w:val="both"/>
        <w:rPr>
          <w:color w:val="000000" w:themeColor="text1"/>
          <w:sz w:val="24"/>
          <w:szCs w:val="24"/>
        </w:rPr>
      </w:pPr>
      <w:r>
        <w:rPr>
          <w:sz w:val="24"/>
          <w:szCs w:val="24"/>
        </w:rPr>
        <w:t>Infinite number of words can be learned daily without</w:t>
      </w:r>
      <w:r>
        <w:t xml:space="preserve"> </w:t>
      </w:r>
      <w:r>
        <w:rPr>
          <w:sz w:val="24"/>
          <w:szCs w:val="24"/>
        </w:rPr>
        <w:t>any limitations &amp; no repeated words</w:t>
      </w:r>
      <w:r>
        <w:t>.</w:t>
      </w:r>
    </w:p>
    <w:p w14:paraId="7D13E290" w14:textId="77777777" w:rsidR="005524FC" w:rsidRDefault="005524FC">
      <w:pPr>
        <w:widowControl/>
        <w:autoSpaceDE/>
        <w:autoSpaceDN/>
        <w:ind w:firstLine="720"/>
        <w:jc w:val="both"/>
        <w:rPr>
          <w:b/>
          <w:bCs/>
          <w:color w:val="000000" w:themeColor="text1"/>
          <w:sz w:val="24"/>
          <w:szCs w:val="24"/>
        </w:rPr>
      </w:pPr>
    </w:p>
    <w:p w14:paraId="7EE7A5F8" w14:textId="77777777" w:rsidR="005524FC" w:rsidRDefault="00DD5BE9">
      <w:pPr>
        <w:widowControl/>
        <w:autoSpaceDE/>
        <w:autoSpaceDN/>
        <w:ind w:left="360" w:firstLine="720"/>
        <w:jc w:val="both"/>
        <w:rPr>
          <w:b/>
          <w:bCs/>
          <w:color w:val="000000" w:themeColor="text1"/>
          <w:sz w:val="24"/>
          <w:szCs w:val="24"/>
        </w:rPr>
      </w:pPr>
      <w:r>
        <w:rPr>
          <w:b/>
          <w:bCs/>
          <w:color w:val="000000" w:themeColor="text1"/>
          <w:sz w:val="24"/>
          <w:szCs w:val="24"/>
        </w:rPr>
        <w:t>1.2.2 Scope</w:t>
      </w:r>
    </w:p>
    <w:p w14:paraId="17D71E72" w14:textId="77777777" w:rsidR="005524FC" w:rsidRDefault="00DD5BE9">
      <w:pPr>
        <w:spacing w:line="360" w:lineRule="auto"/>
        <w:ind w:left="1080" w:firstLine="360"/>
        <w:jc w:val="both"/>
        <w:rPr>
          <w:sz w:val="24"/>
          <w:szCs w:val="24"/>
        </w:rPr>
      </w:pPr>
      <w:r>
        <w:rPr>
          <w:sz w:val="24"/>
          <w:szCs w:val="24"/>
        </w:rPr>
        <w:t>Our project mainly covers these operations: Creating an application to learn new words daily with voice module. Timer will help the user to know the new words time to time. It doesn’t require internet. So that even there is a power cut in our house user can learn new words. Daily user can learn new words without any limitations. The words are not repeated.</w:t>
      </w:r>
    </w:p>
    <w:p w14:paraId="32B7BEED" w14:textId="77777777" w:rsidR="005524FC" w:rsidRDefault="00DD5BE9">
      <w:pPr>
        <w:widowControl/>
        <w:adjustRightInd w:val="0"/>
        <w:spacing w:after="0" w:line="360" w:lineRule="auto"/>
        <w:ind w:left="360" w:firstLine="720"/>
        <w:jc w:val="both"/>
        <w:rPr>
          <w:rFonts w:eastAsiaTheme="minorHAnsi"/>
          <w:b/>
          <w:bCs/>
          <w:sz w:val="28"/>
          <w:szCs w:val="28"/>
          <w:lang w:val="en-IN"/>
        </w:rPr>
      </w:pPr>
      <w:r>
        <w:rPr>
          <w:rFonts w:eastAsiaTheme="minorHAnsi"/>
          <w:b/>
          <w:bCs/>
          <w:sz w:val="28"/>
          <w:szCs w:val="28"/>
          <w:lang w:val="en-IN"/>
        </w:rPr>
        <w:t>1.2.3 Motivation behind selection of the project</w:t>
      </w:r>
    </w:p>
    <w:p w14:paraId="4E2456D3" w14:textId="77777777" w:rsidR="005524FC" w:rsidRDefault="00DD5BE9">
      <w:pPr>
        <w:widowControl/>
        <w:adjustRightInd w:val="0"/>
        <w:spacing w:after="0" w:line="360" w:lineRule="auto"/>
        <w:ind w:left="1440"/>
        <w:jc w:val="both"/>
        <w:rPr>
          <w:rFonts w:eastAsiaTheme="minorHAnsi"/>
          <w:sz w:val="24"/>
          <w:szCs w:val="24"/>
          <w:lang w:val="en-IN"/>
        </w:rPr>
      </w:pPr>
      <w:r>
        <w:rPr>
          <w:rFonts w:eastAsiaTheme="minorHAnsi"/>
          <w:sz w:val="24"/>
          <w:szCs w:val="24"/>
          <w:lang w:val="en-IN"/>
        </w:rPr>
        <w:t>The main motivation for selecting this project is, it is particularly useful to develop our Vocabulary skills. As we know English is an important language to communicate with the people from different states, countries, etc., it is important to use good vocabulary to express ourselves. And in the busy life many people don’t get time to focus on development of their vocabulary. So we developed this application which is helpful to learn new words every day. Now a days Many of us work on desktop, laptops, etc. so while working on them we can switch to this app and can set the timer. And after every specified time it will notify with an English word and its meaning. In this way one can learn new words every day and can implement them while communicating with others which will be very helpful.</w:t>
      </w:r>
    </w:p>
    <w:p w14:paraId="6323B67D" w14:textId="77777777" w:rsidR="005524FC" w:rsidRDefault="005524FC">
      <w:pPr>
        <w:widowControl/>
        <w:adjustRightInd w:val="0"/>
        <w:spacing w:after="0" w:line="360" w:lineRule="auto"/>
        <w:ind w:left="720" w:firstLine="720"/>
        <w:jc w:val="both"/>
        <w:rPr>
          <w:sz w:val="14"/>
          <w:szCs w:val="14"/>
        </w:rPr>
      </w:pPr>
    </w:p>
    <w:p w14:paraId="6C1CD171" w14:textId="77777777" w:rsidR="005524FC" w:rsidRDefault="00DD5BE9">
      <w:pPr>
        <w:pStyle w:val="Heading2"/>
        <w:spacing w:line="360" w:lineRule="auto"/>
        <w:ind w:left="360" w:firstLine="720"/>
        <w:jc w:val="both"/>
        <w:rPr>
          <w:color w:val="000000" w:themeColor="text1"/>
          <w:sz w:val="24"/>
          <w:szCs w:val="24"/>
        </w:rPr>
      </w:pPr>
      <w:r>
        <w:rPr>
          <w:color w:val="000000" w:themeColor="text1"/>
          <w:sz w:val="24"/>
          <w:szCs w:val="24"/>
        </w:rPr>
        <w:t>1.2.4 Limitations</w:t>
      </w:r>
    </w:p>
    <w:p w14:paraId="289BDBCE" w14:textId="77777777" w:rsidR="005524FC" w:rsidRDefault="00DD5BE9">
      <w:pPr>
        <w:pStyle w:val="ListParagraph"/>
        <w:numPr>
          <w:ilvl w:val="0"/>
          <w:numId w:val="3"/>
        </w:numPr>
        <w:spacing w:line="360" w:lineRule="auto"/>
        <w:jc w:val="both"/>
        <w:rPr>
          <w:sz w:val="24"/>
          <w:szCs w:val="24"/>
        </w:rPr>
      </w:pPr>
      <w:r>
        <w:rPr>
          <w:sz w:val="24"/>
          <w:szCs w:val="24"/>
        </w:rPr>
        <w:t>It is not applicable in android.</w:t>
      </w:r>
    </w:p>
    <w:p w14:paraId="7E4C3C22" w14:textId="77777777" w:rsidR="005524FC" w:rsidRDefault="00DD5BE9">
      <w:pPr>
        <w:pStyle w:val="ListParagraph"/>
        <w:numPr>
          <w:ilvl w:val="0"/>
          <w:numId w:val="3"/>
        </w:numPr>
        <w:spacing w:line="360" w:lineRule="auto"/>
        <w:jc w:val="both"/>
        <w:rPr>
          <w:sz w:val="24"/>
          <w:szCs w:val="24"/>
        </w:rPr>
      </w:pPr>
      <w:r>
        <w:rPr>
          <w:sz w:val="24"/>
          <w:szCs w:val="24"/>
        </w:rPr>
        <w:t>User cannot access previous words in this application.</w:t>
      </w:r>
    </w:p>
    <w:p w14:paraId="4DABDD6F" w14:textId="77777777" w:rsidR="005524FC" w:rsidRDefault="00DD5BE9">
      <w:pPr>
        <w:spacing w:before="9" w:line="360" w:lineRule="auto"/>
        <w:ind w:left="3600" w:firstLine="720"/>
        <w:rPr>
          <w:b/>
          <w:bCs/>
          <w:sz w:val="28"/>
          <w:szCs w:val="28"/>
        </w:rPr>
      </w:pPr>
      <w:r>
        <w:rPr>
          <w:b/>
          <w:bCs/>
          <w:sz w:val="28"/>
          <w:szCs w:val="28"/>
        </w:rPr>
        <w:t>CHAPTER 2</w:t>
      </w:r>
    </w:p>
    <w:p w14:paraId="555AD98B" w14:textId="77777777" w:rsidR="005524FC" w:rsidRDefault="00DD5BE9">
      <w:pPr>
        <w:spacing w:before="9" w:line="360" w:lineRule="auto"/>
        <w:ind w:left="2880" w:firstLine="720"/>
        <w:rPr>
          <w:sz w:val="21"/>
        </w:rPr>
      </w:pPr>
      <w:r>
        <w:rPr>
          <w:b/>
          <w:bCs/>
          <w:sz w:val="28"/>
          <w:szCs w:val="28"/>
        </w:rPr>
        <w:lastRenderedPageBreak/>
        <w:t>BACKGROUND WORK</w:t>
      </w:r>
    </w:p>
    <w:p w14:paraId="19588AC1" w14:textId="77777777" w:rsidR="005524FC" w:rsidRDefault="00DD5BE9">
      <w:pPr>
        <w:pStyle w:val="Heading2"/>
        <w:spacing w:line="360" w:lineRule="auto"/>
        <w:ind w:left="0" w:firstLine="720"/>
        <w:rPr>
          <w:sz w:val="28"/>
          <w:szCs w:val="28"/>
        </w:rPr>
      </w:pPr>
      <w:r>
        <w:rPr>
          <w:sz w:val="28"/>
          <w:szCs w:val="28"/>
        </w:rPr>
        <w:t>2.1 Introduction</w:t>
      </w:r>
    </w:p>
    <w:p w14:paraId="74CFDF1C" w14:textId="77777777" w:rsidR="005524FC" w:rsidRDefault="00DD5BE9">
      <w:pPr>
        <w:pStyle w:val="BodyText"/>
        <w:spacing w:line="360" w:lineRule="auto"/>
        <w:ind w:left="720"/>
        <w:rPr>
          <w:rFonts w:ascii="Times New Roman" w:hAnsi="Times New Roman" w:cs="Times New Roman"/>
          <w:sz w:val="24"/>
          <w:szCs w:val="24"/>
        </w:rPr>
      </w:pPr>
      <w:r>
        <w:rPr>
          <w:rFonts w:ascii="Times New Roman" w:hAnsi="Times New Roman" w:cs="Times New Roman"/>
          <w:sz w:val="24"/>
          <w:szCs w:val="24"/>
        </w:rPr>
        <w:t>This section discusses findings and observations done by some research works on web-based chat room.</w:t>
      </w:r>
    </w:p>
    <w:p w14:paraId="65AF1C92" w14:textId="77777777" w:rsidR="005524FC" w:rsidRDefault="00DD5BE9">
      <w:pPr>
        <w:pStyle w:val="Heading2"/>
        <w:spacing w:before="0" w:after="0" w:line="240" w:lineRule="auto"/>
        <w:ind w:left="0" w:firstLine="720"/>
        <w:rPr>
          <w:sz w:val="28"/>
          <w:szCs w:val="28"/>
        </w:rPr>
      </w:pPr>
      <w:r>
        <w:rPr>
          <w:sz w:val="28"/>
          <w:szCs w:val="28"/>
        </w:rPr>
        <w:t>2.2 Literature survey</w:t>
      </w:r>
    </w:p>
    <w:p w14:paraId="09E8005B" w14:textId="77777777" w:rsidR="005524FC" w:rsidRDefault="005524FC">
      <w:pPr>
        <w:rPr>
          <w:sz w:val="24"/>
          <w:szCs w:val="24"/>
        </w:rPr>
      </w:pPr>
    </w:p>
    <w:p w14:paraId="24626B71" w14:textId="77777777" w:rsidR="005524FC" w:rsidRDefault="00DD5BE9">
      <w:pPr>
        <w:pStyle w:val="ListParagraph"/>
        <w:widowControl/>
        <w:numPr>
          <w:ilvl w:val="0"/>
          <w:numId w:val="4"/>
        </w:numPr>
        <w:shd w:val="clear" w:color="auto" w:fill="FFFFFF"/>
        <w:autoSpaceDE/>
        <w:autoSpaceDN/>
        <w:spacing w:line="360" w:lineRule="auto"/>
        <w:ind w:left="1080"/>
        <w:jc w:val="both"/>
        <w:rPr>
          <w:color w:val="000000"/>
          <w:sz w:val="24"/>
          <w:szCs w:val="24"/>
          <w:lang w:eastAsia="en-IN"/>
        </w:rPr>
      </w:pPr>
      <w:r>
        <w:rPr>
          <w:color w:val="000000"/>
          <w:sz w:val="24"/>
          <w:szCs w:val="24"/>
          <w:lang w:eastAsia="en-IN"/>
        </w:rPr>
        <w:t>The background of the study in this research is based on the phenomenon that students have difficulties in learning English vocabulary because the teacher teaches the vocabulary without being supported by teaching aids. The result is the students’ ability to learn is slow.  To improve students’ ability in learning English vocabulary, teacher needs a strategy through using an aid that facilitates the students. Realia is one the aid that can be used in teaching English vocabulary. Using realia, students are able to learn English vocabulary easily.  This research is aimed at finding the answers to the research questions and to achieve the objectives.  This research is conducted in a classroom of a private school. With the help of Kempis and McTaggart model of research the data was collected and analyses mathematically. The students were motivated with the use of realia. They gave full attention to teacher’s explanation and showed great interest in learning new vocabulary. Finally, the result of this research shows that students’ ability was improved after they were taught using realia.  They were better in learning vocabulary.</w:t>
      </w:r>
    </w:p>
    <w:p w14:paraId="6EC0935B" w14:textId="77777777" w:rsidR="005524FC" w:rsidRDefault="005524FC">
      <w:pPr>
        <w:pStyle w:val="ListParagraph"/>
        <w:widowControl/>
        <w:shd w:val="clear" w:color="auto" w:fill="FFFFFF"/>
        <w:autoSpaceDE/>
        <w:autoSpaceDN/>
        <w:spacing w:line="360" w:lineRule="auto"/>
        <w:rPr>
          <w:color w:val="000000"/>
          <w:sz w:val="24"/>
          <w:szCs w:val="24"/>
          <w:lang w:eastAsia="en-IN"/>
        </w:rPr>
      </w:pPr>
    </w:p>
    <w:p w14:paraId="6CE20AEF" w14:textId="77777777" w:rsidR="005524FC" w:rsidRDefault="00DD5BE9">
      <w:pPr>
        <w:pStyle w:val="ListParagraph"/>
        <w:widowControl/>
        <w:numPr>
          <w:ilvl w:val="0"/>
          <w:numId w:val="4"/>
        </w:numPr>
        <w:shd w:val="clear" w:color="auto" w:fill="FFFFFF"/>
        <w:autoSpaceDE/>
        <w:autoSpaceDN/>
        <w:spacing w:line="360" w:lineRule="auto"/>
        <w:ind w:left="1080"/>
        <w:jc w:val="both"/>
        <w:rPr>
          <w:color w:val="000000"/>
          <w:sz w:val="24"/>
          <w:szCs w:val="24"/>
          <w:lang w:eastAsia="en-IN"/>
        </w:rPr>
      </w:pPr>
      <w:r>
        <w:rPr>
          <w:color w:val="333333"/>
          <w:sz w:val="24"/>
          <w:szCs w:val="24"/>
          <w:shd w:val="clear" w:color="auto" w:fill="FFFFFF"/>
        </w:rPr>
        <w:t xml:space="preserve">As long as English is still the language of science, technology, international business, research, and academic publication, strategies on how to teach and learn the English language effectively continue to be a subject of great interest among English teachers and learners, and perhaps effective English learning and teaching strategies will remain a popular topic of discussion and research for years to come. Given the significance of having extensive vocabulary knowledge, that is, knowing a lot of English words, particularly high frequency ones, many, if not all, English as a second or foreign language learners from all over the world may have a strong interest in knowing and understanding how English vocabulary can be learned in an effective way. To provide English learners, especially Cambodian English learners, with some ideas on how to learn English vocabulary effectively, this short article presents learning strategies believed to be effective for learning English vocabulary. The ideas presented in this essay are based on research findings drawn from the author's unpublished master's thesis conducted about 10 years ago. Although the research on which this article is based is relatively old, its findings </w:t>
      </w:r>
    </w:p>
    <w:p w14:paraId="36CA5CD9" w14:textId="77777777" w:rsidR="005524FC" w:rsidRDefault="00DD5BE9">
      <w:pPr>
        <w:pStyle w:val="ListParagraph"/>
        <w:widowControl/>
        <w:shd w:val="clear" w:color="auto" w:fill="FFFFFF"/>
        <w:autoSpaceDE/>
        <w:autoSpaceDN/>
        <w:spacing w:line="360" w:lineRule="auto"/>
        <w:ind w:left="1080"/>
        <w:jc w:val="both"/>
        <w:rPr>
          <w:color w:val="000000"/>
          <w:sz w:val="24"/>
          <w:szCs w:val="24"/>
          <w:lang w:eastAsia="en-IN"/>
        </w:rPr>
      </w:pPr>
      <w:r>
        <w:rPr>
          <w:color w:val="333333"/>
          <w:sz w:val="24"/>
          <w:szCs w:val="24"/>
          <w:shd w:val="clear" w:color="auto" w:fill="FFFFFF"/>
        </w:rPr>
        <w:br/>
        <w:t>are still highly relevant and applicable to the current context of English language learning in Cambodia and beyond.</w:t>
      </w:r>
    </w:p>
    <w:p w14:paraId="0C58CB93" w14:textId="77777777" w:rsidR="005524FC" w:rsidRDefault="00DD5BE9">
      <w:pPr>
        <w:pStyle w:val="ListParagraph1"/>
        <w:spacing w:line="360" w:lineRule="auto"/>
        <w:ind w:left="0" w:firstLine="720"/>
        <w:jc w:val="both"/>
        <w:rPr>
          <w:rFonts w:ascii="Times New Roman" w:hAnsi="Times New Roman" w:cs="Times New Roman"/>
        </w:rPr>
      </w:pPr>
      <w:r>
        <w:rPr>
          <w:rFonts w:ascii="Times New Roman" w:hAnsi="Times New Roman" w:cs="Times New Roman"/>
          <w:b/>
          <w:bCs/>
          <w:sz w:val="28"/>
          <w:szCs w:val="28"/>
        </w:rPr>
        <w:lastRenderedPageBreak/>
        <w:t>Existing solutions</w:t>
      </w:r>
    </w:p>
    <w:p w14:paraId="4586789B" w14:textId="77777777" w:rsidR="005524FC" w:rsidRDefault="00DD5BE9">
      <w:pPr>
        <w:spacing w:line="360" w:lineRule="auto"/>
        <w:ind w:left="1080" w:firstLine="720"/>
        <w:jc w:val="both"/>
        <w:rPr>
          <w:sz w:val="24"/>
          <w:szCs w:val="24"/>
        </w:rPr>
      </w:pPr>
      <w:r>
        <w:rPr>
          <w:sz w:val="24"/>
          <w:szCs w:val="24"/>
        </w:rPr>
        <w:t>There are two existing android applications that offer teaching English Vocabulary opportunity to the users to improve his /her English Skills. Both app has different features. The existing solutions are: -</w:t>
      </w:r>
    </w:p>
    <w:p w14:paraId="52CDA09C" w14:textId="77777777" w:rsidR="005524FC" w:rsidRDefault="00DD5BE9">
      <w:pPr>
        <w:pStyle w:val="ListParagraph1"/>
        <w:numPr>
          <w:ilvl w:val="0"/>
          <w:numId w:val="5"/>
        </w:numPr>
        <w:spacing w:line="360" w:lineRule="auto"/>
        <w:ind w:left="360" w:firstLine="720"/>
        <w:jc w:val="both"/>
      </w:pPr>
      <w:r>
        <w:rPr>
          <w:rFonts w:ascii="Times New Roman" w:hAnsi="Times New Roman" w:cs="Times New Roman"/>
          <w:sz w:val="24"/>
          <w:szCs w:val="24"/>
        </w:rPr>
        <w:t xml:space="preserve">Learn vocabulary with </w:t>
      </w:r>
      <w:proofErr w:type="spellStart"/>
      <w:r>
        <w:rPr>
          <w:rFonts w:ascii="Times New Roman" w:hAnsi="Times New Roman" w:cs="Times New Roman"/>
          <w:sz w:val="24"/>
          <w:szCs w:val="24"/>
        </w:rPr>
        <w:t>wozzol</w:t>
      </w:r>
      <w:proofErr w:type="spellEnd"/>
      <w:r>
        <w:rPr>
          <w:rFonts w:ascii="Times New Roman" w:hAnsi="Times New Roman" w:cs="Times New Roman"/>
          <w:sz w:val="24"/>
          <w:szCs w:val="24"/>
          <w:lang w:val="en-IN"/>
        </w:rPr>
        <w:t>.</w:t>
      </w:r>
    </w:p>
    <w:p w14:paraId="35975365" w14:textId="77777777" w:rsidR="005524FC" w:rsidRDefault="00DD5BE9">
      <w:pPr>
        <w:pStyle w:val="ListParagraph1"/>
        <w:numPr>
          <w:ilvl w:val="0"/>
          <w:numId w:val="5"/>
        </w:numPr>
        <w:spacing w:line="360" w:lineRule="auto"/>
        <w:ind w:left="360" w:firstLine="720"/>
        <w:jc w:val="both"/>
      </w:pPr>
      <w:r>
        <w:rPr>
          <w:rFonts w:ascii="Times New Roman" w:hAnsi="Times New Roman" w:cs="Times New Roman"/>
          <w:sz w:val="24"/>
          <w:szCs w:val="24"/>
        </w:rPr>
        <w:t>Vocabulary.com</w:t>
      </w:r>
    </w:p>
    <w:p w14:paraId="0967118D" w14:textId="77777777" w:rsidR="005524FC" w:rsidRDefault="00DD5BE9">
      <w:pPr>
        <w:spacing w:before="9" w:line="360" w:lineRule="auto"/>
        <w:ind w:firstLine="720"/>
        <w:jc w:val="both"/>
        <w:rPr>
          <w:b/>
          <w:bCs/>
          <w:sz w:val="28"/>
          <w:szCs w:val="28"/>
        </w:rPr>
      </w:pPr>
      <w:r>
        <w:rPr>
          <w:rFonts w:eastAsiaTheme="minorEastAsia"/>
          <w:b/>
          <w:bCs/>
          <w:sz w:val="28"/>
          <w:szCs w:val="28"/>
        </w:rPr>
        <w:t xml:space="preserve">Learn vocabulary with </w:t>
      </w:r>
      <w:proofErr w:type="spellStart"/>
      <w:r>
        <w:rPr>
          <w:rFonts w:eastAsiaTheme="minorEastAsia"/>
          <w:b/>
          <w:bCs/>
          <w:sz w:val="28"/>
          <w:szCs w:val="28"/>
        </w:rPr>
        <w:t>wozzol</w:t>
      </w:r>
      <w:proofErr w:type="spellEnd"/>
    </w:p>
    <w:p w14:paraId="5219091E" w14:textId="77777777" w:rsidR="005524FC" w:rsidRDefault="00DD5BE9">
      <w:pPr>
        <w:pStyle w:val="ListParagraph1"/>
        <w:spacing w:line="360" w:lineRule="auto"/>
        <w:ind w:left="1440" w:firstLine="58"/>
        <w:jc w:val="both"/>
        <w:rPr>
          <w:rFonts w:ascii="Times New Roman" w:hAnsi="Times New Roman" w:cs="Times New Roman"/>
          <w:sz w:val="24"/>
          <w:szCs w:val="24"/>
          <w:lang w:val="en-IN"/>
        </w:rPr>
      </w:pPr>
      <w:r>
        <w:rPr>
          <w:rFonts w:ascii="Times New Roman" w:hAnsi="Times New Roman" w:cs="Times New Roman"/>
          <w:noProof/>
          <w:sz w:val="24"/>
          <w:szCs w:val="24"/>
        </w:rPr>
        <w:drawing>
          <wp:anchor distT="0" distB="0" distL="114300" distR="114300" simplePos="0" relativeHeight="251664384" behindDoc="0" locked="0" layoutInCell="1" allowOverlap="1" wp14:anchorId="51183353" wp14:editId="2875D99C">
            <wp:simplePos x="0" y="0"/>
            <wp:positionH relativeFrom="margin">
              <wp:posOffset>5156835</wp:posOffset>
            </wp:positionH>
            <wp:positionV relativeFrom="margin">
              <wp:posOffset>4457700</wp:posOffset>
            </wp:positionV>
            <wp:extent cx="1216025" cy="1104265"/>
            <wp:effectExtent l="0" t="0" r="3175" b="635"/>
            <wp:wrapSquare wrapText="bothSides"/>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l="10411" t="7801" r="9375" b="7798"/>
                    <a:stretch>
                      <a:fillRect/>
                    </a:stretch>
                  </pic:blipFill>
                  <pic:spPr>
                    <a:xfrm>
                      <a:off x="0" y="0"/>
                      <a:ext cx="1216025" cy="1104265"/>
                    </a:xfrm>
                    <a:prstGeom prst="rect">
                      <a:avLst/>
                    </a:prstGeom>
                    <a:noFill/>
                    <a:ln>
                      <a:noFill/>
                    </a:ln>
                  </pic:spPr>
                </pic:pic>
              </a:graphicData>
            </a:graphic>
          </wp:anchor>
        </w:drawing>
      </w:r>
      <w:proofErr w:type="spellStart"/>
      <w:r>
        <w:rPr>
          <w:rFonts w:ascii="Times New Roman" w:hAnsi="Times New Roman" w:cs="Times New Roman"/>
          <w:sz w:val="24"/>
          <w:szCs w:val="24"/>
          <w:lang w:val="en-IN"/>
        </w:rPr>
        <w:t>Wozzol</w:t>
      </w:r>
      <w:proofErr w:type="spellEnd"/>
      <w:r>
        <w:rPr>
          <w:rFonts w:ascii="Times New Roman" w:hAnsi="Times New Roman" w:cs="Times New Roman"/>
          <w:sz w:val="24"/>
          <w:szCs w:val="24"/>
          <w:lang w:val="en-IN"/>
        </w:rPr>
        <w:t xml:space="preserve"> is one of the most comprehensive vocabulary apps available that aims at helping people, with a good understanding of the English language, the ability to continue to improve your vocabulary. This app is super helpful if you need help with improving your vocabulary. This app allows you to either learn and retain words you choose or words the app chooses for you.</w:t>
      </w:r>
    </w:p>
    <w:p w14:paraId="257F94E6" w14:textId="77777777" w:rsidR="005524FC" w:rsidRDefault="00DD5BE9">
      <w:pPr>
        <w:pStyle w:val="ListParagraph1"/>
        <w:ind w:left="0" w:firstLine="720"/>
        <w:rPr>
          <w:rFonts w:ascii="Times New Roman" w:hAnsi="Times New Roman" w:cs="Times New Roman"/>
          <w:b/>
          <w:bCs/>
          <w:sz w:val="24"/>
          <w:szCs w:val="24"/>
          <w:lang w:val="en-IN"/>
        </w:rPr>
      </w:pPr>
      <w:r>
        <w:rPr>
          <w:rFonts w:ascii="Times New Roman" w:hAnsi="Times New Roman" w:cs="Times New Roman"/>
          <w:b/>
          <w:bCs/>
          <w:sz w:val="24"/>
          <w:szCs w:val="24"/>
          <w:u w:val="single"/>
          <w:lang w:val="en-IN"/>
        </w:rPr>
        <w:t>Demerits:</w:t>
      </w:r>
    </w:p>
    <w:p w14:paraId="2A7FFC98" w14:textId="77777777" w:rsidR="005524FC" w:rsidRDefault="00DD5BE9">
      <w:pPr>
        <w:pStyle w:val="ListParagraph1"/>
        <w:numPr>
          <w:ilvl w:val="0"/>
          <w:numId w:val="6"/>
        </w:numPr>
        <w:ind w:left="1440"/>
        <w:rPr>
          <w:rFonts w:ascii="Times New Roman" w:hAnsi="Times New Roman" w:cs="Times New Roman"/>
          <w:sz w:val="24"/>
          <w:szCs w:val="24"/>
          <w:lang w:val="en-IN"/>
        </w:rPr>
      </w:pPr>
      <w:r>
        <w:rPr>
          <w:rFonts w:ascii="Times New Roman" w:hAnsi="Times New Roman" w:cs="Times New Roman"/>
          <w:sz w:val="24"/>
          <w:szCs w:val="24"/>
          <w:lang w:val="en-IN"/>
        </w:rPr>
        <w:t>Not a dynamic app.</w:t>
      </w:r>
    </w:p>
    <w:p w14:paraId="0B0A202C" w14:textId="77777777" w:rsidR="005524FC" w:rsidRDefault="00DD5BE9">
      <w:pPr>
        <w:pStyle w:val="ListParagraph1"/>
        <w:numPr>
          <w:ilvl w:val="0"/>
          <w:numId w:val="6"/>
        </w:numPr>
        <w:ind w:left="1440"/>
        <w:rPr>
          <w:rFonts w:ascii="Times New Roman" w:hAnsi="Times New Roman" w:cs="Times New Roman"/>
          <w:sz w:val="24"/>
          <w:szCs w:val="24"/>
          <w:lang w:val="en-IN"/>
        </w:rPr>
      </w:pPr>
      <w:r>
        <w:rPr>
          <w:rFonts w:ascii="Times New Roman" w:hAnsi="Times New Roman" w:cs="Times New Roman"/>
          <w:sz w:val="24"/>
          <w:szCs w:val="24"/>
          <w:lang w:val="en-IN"/>
        </w:rPr>
        <w:t xml:space="preserve">It is applicable only in androids, </w:t>
      </w:r>
      <w:proofErr w:type="spellStart"/>
      <w:r>
        <w:rPr>
          <w:rFonts w:ascii="Times New Roman" w:hAnsi="Times New Roman" w:cs="Times New Roman"/>
          <w:sz w:val="24"/>
          <w:szCs w:val="24"/>
          <w:lang w:val="en-IN"/>
        </w:rPr>
        <w:t>iphones</w:t>
      </w:r>
      <w:proofErr w:type="spellEnd"/>
      <w:r>
        <w:rPr>
          <w:rFonts w:ascii="Times New Roman" w:hAnsi="Times New Roman" w:cs="Times New Roman"/>
          <w:sz w:val="24"/>
          <w:szCs w:val="24"/>
          <w:lang w:val="en-IN"/>
        </w:rPr>
        <w:t xml:space="preserve"> &amp; </w:t>
      </w:r>
      <w:proofErr w:type="spellStart"/>
      <w:r>
        <w:rPr>
          <w:rFonts w:ascii="Times New Roman" w:hAnsi="Times New Roman" w:cs="Times New Roman"/>
          <w:sz w:val="24"/>
          <w:szCs w:val="24"/>
          <w:lang w:val="en-IN"/>
        </w:rPr>
        <w:t>ipods</w:t>
      </w:r>
      <w:proofErr w:type="spellEnd"/>
      <w:r>
        <w:rPr>
          <w:rFonts w:ascii="Times New Roman" w:hAnsi="Times New Roman" w:cs="Times New Roman"/>
          <w:sz w:val="24"/>
          <w:szCs w:val="24"/>
          <w:lang w:val="en-IN"/>
        </w:rPr>
        <w:t>.</w:t>
      </w:r>
    </w:p>
    <w:p w14:paraId="1E81005E" w14:textId="77777777" w:rsidR="005524FC" w:rsidRDefault="00DD5BE9">
      <w:pPr>
        <w:pStyle w:val="ListParagraph1"/>
        <w:numPr>
          <w:ilvl w:val="0"/>
          <w:numId w:val="6"/>
        </w:numPr>
        <w:ind w:left="1440"/>
        <w:rPr>
          <w:rFonts w:ascii="Times New Roman" w:hAnsi="Times New Roman" w:cs="Times New Roman"/>
          <w:sz w:val="24"/>
          <w:szCs w:val="24"/>
          <w:lang w:val="en-IN"/>
        </w:rPr>
      </w:pPr>
      <w:r>
        <w:rPr>
          <w:rFonts w:ascii="Times New Roman" w:hAnsi="Times New Roman" w:cs="Times New Roman"/>
          <w:sz w:val="24"/>
          <w:szCs w:val="24"/>
          <w:lang w:val="en-IN"/>
        </w:rPr>
        <w:t>This app is applicable only for: - Primary School &amp; secondary   school students.</w:t>
      </w:r>
    </w:p>
    <w:p w14:paraId="55F7DB75" w14:textId="77777777" w:rsidR="005524FC" w:rsidRDefault="00DD5BE9">
      <w:pPr>
        <w:pStyle w:val="ListParagraph1"/>
        <w:numPr>
          <w:ilvl w:val="0"/>
          <w:numId w:val="6"/>
        </w:numPr>
        <w:ind w:left="1440"/>
        <w:rPr>
          <w:rFonts w:ascii="Times New Roman" w:hAnsi="Times New Roman" w:cs="Times New Roman"/>
          <w:sz w:val="24"/>
          <w:szCs w:val="24"/>
          <w:lang w:val="en-IN"/>
        </w:rPr>
      </w:pPr>
      <w:r>
        <w:rPr>
          <w:rFonts w:ascii="Times New Roman" w:hAnsi="Times New Roman" w:cs="Times New Roman"/>
          <w:sz w:val="24"/>
          <w:szCs w:val="24"/>
          <w:lang w:val="en-IN"/>
        </w:rPr>
        <w:t>Access Internet</w:t>
      </w:r>
    </w:p>
    <w:p w14:paraId="20AAF205" w14:textId="77777777" w:rsidR="005524FC" w:rsidRDefault="005524FC">
      <w:pPr>
        <w:pStyle w:val="ListParagraph1"/>
        <w:rPr>
          <w:rFonts w:ascii="Times New Roman" w:hAnsi="Times New Roman" w:cs="Times New Roman"/>
          <w:sz w:val="24"/>
          <w:szCs w:val="24"/>
          <w:lang w:val="en-IN"/>
        </w:rPr>
      </w:pPr>
    </w:p>
    <w:p w14:paraId="59136D7A" w14:textId="77777777" w:rsidR="005524FC" w:rsidRDefault="00DD5BE9">
      <w:pPr>
        <w:pStyle w:val="ListParagraph1"/>
        <w:spacing w:line="360" w:lineRule="auto"/>
        <w:ind w:left="1080" w:hanging="120"/>
        <w:jc w:val="both"/>
        <w:rPr>
          <w:rFonts w:ascii="Times New Roman" w:hAnsi="Times New Roman" w:cs="Times New Roman"/>
          <w:sz w:val="24"/>
          <w:szCs w:val="24"/>
          <w:lang w:val="en-IN"/>
        </w:rPr>
      </w:pPr>
      <w: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rPr>
        <w:drawing>
          <wp:anchor distT="0" distB="0" distL="114300" distR="114300" simplePos="0" relativeHeight="251665408" behindDoc="0" locked="0" layoutInCell="1" allowOverlap="1" wp14:anchorId="4C2A0313" wp14:editId="02C4BBBC">
            <wp:simplePos x="0" y="0"/>
            <wp:positionH relativeFrom="margin">
              <wp:posOffset>4641850</wp:posOffset>
            </wp:positionH>
            <wp:positionV relativeFrom="margin">
              <wp:posOffset>7793355</wp:posOffset>
            </wp:positionV>
            <wp:extent cx="1328420" cy="1011555"/>
            <wp:effectExtent l="0" t="0" r="5715" b="0"/>
            <wp:wrapSquare wrapText="bothSides"/>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rot="10800000" flipH="1" flipV="1">
                      <a:off x="0" y="0"/>
                      <a:ext cx="1328400" cy="1011600"/>
                    </a:xfrm>
                    <a:prstGeom prst="rect">
                      <a:avLst/>
                    </a:prstGeom>
                    <a:noFill/>
                    <a:ln>
                      <a:noFill/>
                    </a:ln>
                  </pic:spPr>
                </pic:pic>
              </a:graphicData>
            </a:graphic>
          </wp:anchor>
        </w:drawing>
      </w:r>
      <w:r>
        <w:rPr>
          <w:rFonts w:ascii="Times New Roman" w:hAnsi="Times New Roman" w:cs="Times New Roman"/>
          <w:b/>
          <w:bCs/>
          <w:sz w:val="28"/>
          <w:szCs w:val="28"/>
        </w:rPr>
        <w:t>Vocabulary.com</w:t>
      </w:r>
      <w:r>
        <w:rPr>
          <w:rFonts w:ascii="Times New Roman" w:hAnsi="Times New Roman" w:cs="Times New Roman"/>
          <w:sz w:val="24"/>
          <w:szCs w:val="24"/>
        </w:rPr>
        <w:br/>
      </w:r>
      <w:r>
        <w:rPr>
          <w:rFonts w:ascii="Times New Roman" w:hAnsi="Times New Roman" w:cs="Times New Roman"/>
          <w:sz w:val="24"/>
          <w:szCs w:val="24"/>
          <w:lang w:val="en-IN"/>
        </w:rPr>
        <w:t>Vocabulary.com mobile app is the fastest, easiest way to learn vocabulary. This is the vocabulary app that grows with you and also helps you memorize words. Users move through a series of quick questions to determine their level, and Vocabulary.com can cater a list of fit their abilities. You can also choose from over 50,000 pre-made lists.</w:t>
      </w:r>
    </w:p>
    <w:p w14:paraId="595BBBFB" w14:textId="77777777" w:rsidR="005524FC" w:rsidRDefault="00DD5BE9">
      <w:pPr>
        <w:pStyle w:val="ListParagraph1"/>
        <w:ind w:firstLine="120"/>
        <w:jc w:val="both"/>
        <w:rPr>
          <w:rFonts w:ascii="Times New Roman" w:hAnsi="Times New Roman" w:cs="Times New Roman"/>
          <w:b/>
          <w:bCs/>
          <w:sz w:val="24"/>
          <w:szCs w:val="24"/>
          <w:lang w:val="en-IN"/>
        </w:rPr>
      </w:pPr>
      <w:r>
        <w:rPr>
          <w:rFonts w:ascii="Times New Roman" w:hAnsi="Times New Roman" w:cs="Times New Roman"/>
          <w:b/>
          <w:bCs/>
          <w:sz w:val="24"/>
          <w:szCs w:val="24"/>
          <w:u w:val="single"/>
          <w:lang w:val="en-IN"/>
        </w:rPr>
        <w:t>Demerits:</w:t>
      </w:r>
    </w:p>
    <w:p w14:paraId="2F478425" w14:textId="77777777" w:rsidR="005524FC" w:rsidRDefault="00DD5BE9">
      <w:pPr>
        <w:pStyle w:val="ListParagraph1"/>
        <w:numPr>
          <w:ilvl w:val="0"/>
          <w:numId w:val="7"/>
        </w:numPr>
        <w:tabs>
          <w:tab w:val="clear" w:pos="720"/>
          <w:tab w:val="left" w:pos="1320"/>
        </w:tabs>
        <w:ind w:left="1320"/>
        <w:jc w:val="both"/>
        <w:rPr>
          <w:rFonts w:ascii="Times New Roman" w:hAnsi="Times New Roman" w:cs="Times New Roman"/>
          <w:sz w:val="24"/>
          <w:szCs w:val="24"/>
          <w:lang w:val="en-IN"/>
        </w:rPr>
      </w:pPr>
      <w:r>
        <w:rPr>
          <w:rFonts w:ascii="Times New Roman" w:hAnsi="Times New Roman" w:cs="Times New Roman"/>
          <w:sz w:val="24"/>
          <w:szCs w:val="24"/>
          <w:lang w:val="en-IN"/>
        </w:rPr>
        <w:t>Not a dynamic app.</w:t>
      </w:r>
    </w:p>
    <w:p w14:paraId="65A551DC" w14:textId="77777777" w:rsidR="005524FC" w:rsidRDefault="00DD5BE9">
      <w:pPr>
        <w:pStyle w:val="ListParagraph1"/>
        <w:numPr>
          <w:ilvl w:val="0"/>
          <w:numId w:val="7"/>
        </w:numPr>
        <w:tabs>
          <w:tab w:val="clear" w:pos="720"/>
          <w:tab w:val="left" w:pos="1320"/>
        </w:tabs>
        <w:ind w:left="1320"/>
        <w:jc w:val="both"/>
        <w:rPr>
          <w:rFonts w:ascii="Times New Roman" w:hAnsi="Times New Roman" w:cs="Times New Roman"/>
          <w:sz w:val="24"/>
          <w:szCs w:val="24"/>
          <w:lang w:val="en-IN"/>
        </w:rPr>
      </w:pPr>
      <w:r>
        <w:rPr>
          <w:rFonts w:ascii="Times New Roman" w:hAnsi="Times New Roman" w:cs="Times New Roman"/>
          <w:sz w:val="24"/>
          <w:szCs w:val="24"/>
          <w:lang w:val="en-IN"/>
        </w:rPr>
        <w:t>It is applicable only in androids.</w:t>
      </w:r>
    </w:p>
    <w:p w14:paraId="12425DA2" w14:textId="77777777" w:rsidR="005524FC" w:rsidRDefault="00DD5BE9">
      <w:pPr>
        <w:pStyle w:val="ListParagraph1"/>
        <w:numPr>
          <w:ilvl w:val="0"/>
          <w:numId w:val="7"/>
        </w:numPr>
        <w:tabs>
          <w:tab w:val="clear" w:pos="720"/>
          <w:tab w:val="left" w:pos="1320"/>
        </w:tabs>
        <w:ind w:left="1320"/>
        <w:jc w:val="both"/>
        <w:rPr>
          <w:rFonts w:ascii="Times New Roman" w:hAnsi="Times New Roman" w:cs="Times New Roman"/>
          <w:sz w:val="24"/>
          <w:szCs w:val="24"/>
          <w:lang w:val="en-IN"/>
        </w:rPr>
      </w:pPr>
      <w:r>
        <w:rPr>
          <w:rFonts w:ascii="Times New Roman" w:hAnsi="Times New Roman" w:cs="Times New Roman"/>
          <w:sz w:val="24"/>
          <w:szCs w:val="24"/>
          <w:lang w:val="en-IN"/>
        </w:rPr>
        <w:t>This app is applicable only for: - Secondary school students.</w:t>
      </w:r>
      <w:r>
        <w:rPr>
          <w:noProof/>
        </w:rPr>
        <mc:AlternateContent>
          <mc:Choice Requires="wps">
            <w:drawing>
              <wp:anchor distT="0" distB="0" distL="114300" distR="114300" simplePos="0" relativeHeight="251663360" behindDoc="0" locked="0" layoutInCell="1" allowOverlap="1" wp14:anchorId="5062C7E1" wp14:editId="789ADF80">
                <wp:simplePos x="0" y="0"/>
                <wp:positionH relativeFrom="column">
                  <wp:posOffset>0</wp:posOffset>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684D585" w14:textId="77777777" w:rsidR="005524FC" w:rsidRDefault="005524FC">
                            <w:pPr>
                              <w:pStyle w:val="ListParagraph1"/>
                              <w:ind w:left="720" w:firstLine="0"/>
                              <w:rPr>
                                <w:ins w:id="4" w:author="Afridhi MD" w:date="2021-12-10T05:22:00Z"/>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0pt;margin-top:0pt;height:144pt;width:144pt;mso-wrap-style:none;z-index:251663360;mso-width-relative:page;mso-height-relative:page;" filled="f" stroked="f" coordsize="21600,21600" o:gfxdata="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lqr5rPAAAABQEAAA8AAAAA&#10;AAAAAQAgAAAAIgAAAGRycy9kb3ducmV2LnhtbFBLAQIUABQAAAAIAIdO4kBqICVtHQIAAF0EAAAO&#10;AAAAAAAAAAEAIAAAAB4BAABkcnMvZTJvRG9jLnhtbFBLBQYAAAAABgAGAFkBAACtBQAAAAA=&#10;">
                <v:fill on="f" focussize="0,0"/>
                <v:stroke on="f"/>
                <v:imagedata o:title=""/>
                <o:lock v:ext="edit" aspectratio="f"/>
                <v:textbox style="mso-fit-shape-to-text:t;">
                  <w:txbxContent>
                    <w:p>
                      <w:pPr>
                        <w:pStyle w:val="23"/>
                        <w:ind w:left="720" w:firstLine="0"/>
                        <w:rPr>
                          <w:ins w:id="1" w:author="Afridhi MD" w:date="2021-12-10T05:22:00Z"/>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14:paraId="170EDB3B" w14:textId="77777777" w:rsidR="005524FC" w:rsidRDefault="00DD5BE9">
      <w:pPr>
        <w:pStyle w:val="ListParagraph1"/>
        <w:numPr>
          <w:ilvl w:val="0"/>
          <w:numId w:val="7"/>
        </w:numPr>
        <w:tabs>
          <w:tab w:val="clear" w:pos="720"/>
          <w:tab w:val="left" w:pos="1320"/>
        </w:tabs>
        <w:spacing w:before="9" w:line="360" w:lineRule="auto"/>
        <w:ind w:left="1320"/>
        <w:jc w:val="both"/>
      </w:pPr>
      <w:r>
        <w:rPr>
          <w:rFonts w:ascii="Times New Roman" w:hAnsi="Times New Roman" w:cs="Times New Roman"/>
          <w:sz w:val="24"/>
          <w:szCs w:val="24"/>
          <w:lang w:val="en-IN"/>
        </w:rPr>
        <w:t>Access Internet.</w:t>
      </w:r>
    </w:p>
    <w:p w14:paraId="2FFD35EF" w14:textId="77777777" w:rsidR="005524FC" w:rsidRDefault="00DD5BE9">
      <w:pPr>
        <w:spacing w:before="9" w:line="360" w:lineRule="auto"/>
        <w:jc w:val="center"/>
        <w:rPr>
          <w:rFonts w:eastAsia="Arial"/>
          <w:b/>
          <w:bCs/>
          <w:sz w:val="28"/>
          <w:szCs w:val="28"/>
        </w:rPr>
      </w:pPr>
      <w:r>
        <w:rPr>
          <w:b/>
          <w:bCs/>
          <w:sz w:val="28"/>
          <w:szCs w:val="28"/>
        </w:rPr>
        <w:t>CHAPTER 3</w:t>
      </w:r>
    </w:p>
    <w:p w14:paraId="200AE0F3" w14:textId="77777777" w:rsidR="005524FC" w:rsidRDefault="00DD5BE9">
      <w:pPr>
        <w:spacing w:before="78" w:line="360" w:lineRule="auto"/>
        <w:jc w:val="center"/>
        <w:rPr>
          <w:b/>
          <w:bCs/>
          <w:sz w:val="16"/>
        </w:rPr>
      </w:pPr>
      <w:r>
        <w:rPr>
          <w:b/>
          <w:bCs/>
          <w:sz w:val="28"/>
          <w:szCs w:val="28"/>
        </w:rPr>
        <w:t>PROPOSED SYSTEM</w:t>
      </w:r>
    </w:p>
    <w:p w14:paraId="5C649CEC" w14:textId="77777777" w:rsidR="005524FC" w:rsidRDefault="00DD5BE9">
      <w:pPr>
        <w:pStyle w:val="Heading2"/>
        <w:spacing w:line="360" w:lineRule="auto"/>
        <w:ind w:left="0" w:firstLine="720"/>
        <w:rPr>
          <w:sz w:val="28"/>
          <w:szCs w:val="28"/>
        </w:rPr>
      </w:pPr>
      <w:r>
        <w:rPr>
          <w:sz w:val="28"/>
          <w:szCs w:val="28"/>
        </w:rPr>
        <w:lastRenderedPageBreak/>
        <w:t>3.1 Introduction</w:t>
      </w:r>
    </w:p>
    <w:p w14:paraId="1AE4F0FD" w14:textId="77777777" w:rsidR="005524FC" w:rsidRDefault="00DD5BE9">
      <w:pPr>
        <w:spacing w:line="360" w:lineRule="auto"/>
        <w:ind w:left="720" w:firstLine="720"/>
        <w:jc w:val="both"/>
        <w:rPr>
          <w:sz w:val="24"/>
          <w:szCs w:val="24"/>
        </w:rPr>
      </w:pPr>
      <w:r>
        <w:rPr>
          <w:sz w:val="24"/>
          <w:szCs w:val="24"/>
        </w:rPr>
        <w:t>This section presents the research methodology used in the study, the research design, and the data collection process.</w:t>
      </w:r>
    </w:p>
    <w:p w14:paraId="5BFDD8EC" w14:textId="77777777" w:rsidR="005524FC" w:rsidRDefault="00DD5BE9">
      <w:pPr>
        <w:spacing w:line="360" w:lineRule="auto"/>
        <w:ind w:left="720"/>
        <w:jc w:val="both"/>
        <w:rPr>
          <w:color w:val="FF0000"/>
          <w:sz w:val="28"/>
          <w:szCs w:val="28"/>
        </w:rPr>
      </w:pPr>
      <w:r>
        <w:rPr>
          <w:b/>
          <w:bCs/>
          <w:sz w:val="28"/>
          <w:szCs w:val="28"/>
          <w:u w:val="single"/>
        </w:rPr>
        <w:t xml:space="preserve">3.2 </w:t>
      </w:r>
      <w:r>
        <w:rPr>
          <w:b/>
          <w:bCs/>
          <w:sz w:val="28"/>
          <w:szCs w:val="28"/>
          <w:u w:val="single"/>
          <w:shd w:val="clear" w:color="auto" w:fill="FFFFFF"/>
        </w:rPr>
        <w:t>Theoretical/ Conceptual Framework</w:t>
      </w:r>
    </w:p>
    <w:p w14:paraId="3477CCB9" w14:textId="77777777" w:rsidR="005524FC" w:rsidRDefault="00DD5BE9">
      <w:pPr>
        <w:spacing w:line="360" w:lineRule="auto"/>
        <w:jc w:val="center"/>
        <w:rPr>
          <w:color w:val="FF0000"/>
        </w:rPr>
      </w:pPr>
      <w:r>
        <w:rPr>
          <w:noProof/>
          <w:color w:val="FF0000"/>
        </w:rPr>
        <w:drawing>
          <wp:inline distT="0" distB="0" distL="0" distR="0" wp14:anchorId="687D1D65" wp14:editId="22DD9B1D">
            <wp:extent cx="4386580" cy="2547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3660" cy="2557792"/>
                    </a:xfrm>
                    <a:prstGeom prst="rect">
                      <a:avLst/>
                    </a:prstGeom>
                  </pic:spPr>
                </pic:pic>
              </a:graphicData>
            </a:graphic>
          </wp:inline>
        </w:drawing>
      </w:r>
    </w:p>
    <w:p w14:paraId="72F599C3" w14:textId="77777777" w:rsidR="005524FC" w:rsidRDefault="00DD5BE9">
      <w:pPr>
        <w:spacing w:line="360" w:lineRule="auto"/>
        <w:jc w:val="center"/>
      </w:pPr>
      <w:r>
        <w:t>Fig 3.2.1</w:t>
      </w:r>
    </w:p>
    <w:p w14:paraId="5318D5C2" w14:textId="77777777" w:rsidR="005524FC" w:rsidRDefault="00DD5BE9">
      <w:pPr>
        <w:pStyle w:val="ListParagraph"/>
        <w:widowControl/>
        <w:numPr>
          <w:ilvl w:val="0"/>
          <w:numId w:val="8"/>
        </w:numPr>
        <w:adjustRightInd w:val="0"/>
        <w:spacing w:after="0" w:line="384" w:lineRule="auto"/>
        <w:ind w:left="714" w:hanging="357"/>
        <w:rPr>
          <w:rFonts w:eastAsiaTheme="minorHAnsi"/>
          <w:sz w:val="24"/>
          <w:szCs w:val="24"/>
          <w:lang w:val="en-IN"/>
        </w:rPr>
      </w:pPr>
      <w:r>
        <w:rPr>
          <w:rFonts w:eastAsiaTheme="minorHAnsi"/>
          <w:sz w:val="24"/>
          <w:szCs w:val="24"/>
          <w:lang w:val="en-IN"/>
        </w:rPr>
        <w:t>To start with the console was designed first which takes two inputs from user the name and timer.</w:t>
      </w:r>
    </w:p>
    <w:p w14:paraId="7ACD607E" w14:textId="77777777" w:rsidR="005524FC" w:rsidRDefault="00DD5BE9">
      <w:pPr>
        <w:pStyle w:val="ListParagraph"/>
        <w:widowControl/>
        <w:numPr>
          <w:ilvl w:val="0"/>
          <w:numId w:val="9"/>
        </w:numPr>
        <w:adjustRightInd w:val="0"/>
        <w:spacing w:after="0" w:line="384" w:lineRule="auto"/>
        <w:ind w:left="714" w:hanging="357"/>
        <w:rPr>
          <w:rFonts w:eastAsiaTheme="minorHAnsi"/>
          <w:sz w:val="24"/>
          <w:szCs w:val="24"/>
          <w:lang w:val="en-IN"/>
        </w:rPr>
      </w:pPr>
      <w:r>
        <w:rPr>
          <w:rFonts w:eastAsiaTheme="minorHAnsi"/>
          <w:sz w:val="24"/>
          <w:szCs w:val="24"/>
          <w:lang w:val="en-IN"/>
        </w:rPr>
        <w:t>Submit and exit buttons are added to console to accept data and to stop the process or to exit the application.</w:t>
      </w:r>
    </w:p>
    <w:p w14:paraId="33FBCCFE" w14:textId="77777777" w:rsidR="005524FC" w:rsidRDefault="00DD5BE9">
      <w:pPr>
        <w:pStyle w:val="ListParagraph"/>
        <w:widowControl/>
        <w:numPr>
          <w:ilvl w:val="0"/>
          <w:numId w:val="9"/>
        </w:numPr>
        <w:adjustRightInd w:val="0"/>
        <w:spacing w:after="0" w:line="384" w:lineRule="auto"/>
        <w:ind w:left="714" w:hanging="357"/>
        <w:rPr>
          <w:rFonts w:eastAsiaTheme="minorHAnsi"/>
          <w:sz w:val="24"/>
          <w:szCs w:val="24"/>
          <w:lang w:val="en-IN"/>
        </w:rPr>
      </w:pPr>
      <w:r>
        <w:rPr>
          <w:rFonts w:eastAsiaTheme="minorHAnsi"/>
          <w:sz w:val="24"/>
          <w:szCs w:val="24"/>
          <w:lang w:val="en-IN"/>
        </w:rPr>
        <w:t>A function is then designed to hold the parameters which are passed from</w:t>
      </w:r>
      <w:r>
        <w:rPr>
          <w:rFonts w:eastAsiaTheme="minorHAnsi"/>
          <w:sz w:val="24"/>
          <w:szCs w:val="24"/>
          <w:lang w:val="en-IN"/>
        </w:rPr>
        <w:tab/>
        <w:t>the console.</w:t>
      </w:r>
    </w:p>
    <w:p w14:paraId="5DF3F2A1" w14:textId="77777777" w:rsidR="005524FC" w:rsidRDefault="00DD5BE9">
      <w:pPr>
        <w:pStyle w:val="ListParagraph"/>
        <w:widowControl/>
        <w:numPr>
          <w:ilvl w:val="0"/>
          <w:numId w:val="9"/>
        </w:numPr>
        <w:adjustRightInd w:val="0"/>
        <w:spacing w:after="0" w:line="384" w:lineRule="auto"/>
        <w:ind w:left="714" w:hanging="357"/>
        <w:rPr>
          <w:rFonts w:eastAsiaTheme="minorHAnsi"/>
          <w:sz w:val="24"/>
          <w:szCs w:val="24"/>
          <w:lang w:val="en-IN"/>
        </w:rPr>
      </w:pPr>
      <w:r>
        <w:rPr>
          <w:rFonts w:eastAsiaTheme="minorHAnsi"/>
          <w:sz w:val="24"/>
          <w:szCs w:val="24"/>
          <w:lang w:val="en-IN"/>
        </w:rPr>
        <w:t>A datasheet is then designed to hold words and meanings.</w:t>
      </w:r>
    </w:p>
    <w:p w14:paraId="72AFF9D4" w14:textId="77777777" w:rsidR="005524FC" w:rsidRDefault="00DD5BE9">
      <w:pPr>
        <w:pStyle w:val="ListParagraph"/>
        <w:widowControl/>
        <w:numPr>
          <w:ilvl w:val="0"/>
          <w:numId w:val="9"/>
        </w:numPr>
        <w:adjustRightInd w:val="0"/>
        <w:spacing w:after="0" w:line="384" w:lineRule="auto"/>
        <w:ind w:left="714" w:hanging="357"/>
        <w:rPr>
          <w:rFonts w:eastAsiaTheme="minorHAnsi"/>
          <w:sz w:val="24"/>
          <w:szCs w:val="24"/>
          <w:lang w:val="en-IN"/>
        </w:rPr>
      </w:pPr>
      <w:r>
        <w:rPr>
          <w:rFonts w:eastAsiaTheme="minorHAnsi"/>
          <w:sz w:val="24"/>
          <w:szCs w:val="24"/>
          <w:lang w:val="en-IN"/>
        </w:rPr>
        <w:t>The function then accesses to the data sheet and takes one word and its meaning.</w:t>
      </w:r>
    </w:p>
    <w:p w14:paraId="64103712" w14:textId="77777777" w:rsidR="005524FC" w:rsidRDefault="00DD5BE9">
      <w:pPr>
        <w:pStyle w:val="ListParagraph"/>
        <w:widowControl/>
        <w:numPr>
          <w:ilvl w:val="0"/>
          <w:numId w:val="9"/>
        </w:numPr>
        <w:adjustRightInd w:val="0"/>
        <w:spacing w:after="0" w:line="384" w:lineRule="auto"/>
        <w:ind w:left="714" w:hanging="357"/>
        <w:rPr>
          <w:rFonts w:eastAsiaTheme="minorHAnsi"/>
          <w:sz w:val="24"/>
          <w:szCs w:val="24"/>
          <w:lang w:val="en-IN"/>
        </w:rPr>
      </w:pPr>
      <w:r>
        <w:rPr>
          <w:rFonts w:eastAsiaTheme="minorHAnsi"/>
          <w:sz w:val="24"/>
          <w:szCs w:val="24"/>
          <w:lang w:val="en-IN"/>
        </w:rPr>
        <w:t>Voice modules are then added which takes the user’s name and pronounce that during notification popup.</w:t>
      </w:r>
    </w:p>
    <w:p w14:paraId="5D1D8D85" w14:textId="77777777" w:rsidR="005524FC" w:rsidRDefault="00DD5BE9">
      <w:pPr>
        <w:pStyle w:val="ListParagraph"/>
        <w:widowControl/>
        <w:numPr>
          <w:ilvl w:val="0"/>
          <w:numId w:val="9"/>
        </w:numPr>
        <w:adjustRightInd w:val="0"/>
        <w:spacing w:after="0" w:line="384" w:lineRule="auto"/>
        <w:ind w:left="714" w:hanging="357"/>
        <w:rPr>
          <w:rFonts w:eastAsiaTheme="minorHAnsi"/>
          <w:sz w:val="24"/>
          <w:szCs w:val="24"/>
          <w:lang w:val="en-IN"/>
        </w:rPr>
      </w:pPr>
      <w:r>
        <w:rPr>
          <w:rFonts w:eastAsiaTheme="minorHAnsi"/>
          <w:sz w:val="24"/>
          <w:szCs w:val="24"/>
          <w:lang w:val="en-IN"/>
        </w:rPr>
        <w:t>Then multithreading is implemented to handle waiting process.</w:t>
      </w:r>
    </w:p>
    <w:p w14:paraId="51CB1B4E" w14:textId="77777777" w:rsidR="005524FC" w:rsidRDefault="00DD5BE9">
      <w:pPr>
        <w:pStyle w:val="ListParagraph"/>
        <w:widowControl/>
        <w:numPr>
          <w:ilvl w:val="0"/>
          <w:numId w:val="9"/>
        </w:numPr>
        <w:adjustRightInd w:val="0"/>
        <w:spacing w:after="0" w:line="384" w:lineRule="auto"/>
        <w:ind w:left="714" w:hanging="357"/>
        <w:rPr>
          <w:rFonts w:eastAsiaTheme="minorHAnsi"/>
          <w:sz w:val="24"/>
          <w:szCs w:val="24"/>
          <w:lang w:val="en-IN"/>
        </w:rPr>
      </w:pPr>
      <w:r>
        <w:rPr>
          <w:rFonts w:eastAsiaTheme="minorHAnsi"/>
          <w:sz w:val="24"/>
          <w:szCs w:val="24"/>
          <w:lang w:val="en-IN"/>
        </w:rPr>
        <w:t>Icon file is also added which will be displayed during notification time.</w:t>
      </w:r>
    </w:p>
    <w:p w14:paraId="77E36011" w14:textId="77777777" w:rsidR="005524FC" w:rsidRDefault="00DD5BE9">
      <w:pPr>
        <w:pStyle w:val="ListParagraph"/>
        <w:widowControl/>
        <w:numPr>
          <w:ilvl w:val="0"/>
          <w:numId w:val="9"/>
        </w:numPr>
        <w:adjustRightInd w:val="0"/>
        <w:spacing w:after="0" w:line="384" w:lineRule="auto"/>
        <w:ind w:left="714" w:hanging="357"/>
        <w:rPr>
          <w:rFonts w:eastAsiaTheme="minorHAnsi"/>
          <w:sz w:val="24"/>
          <w:szCs w:val="24"/>
          <w:lang w:val="en-IN"/>
        </w:rPr>
      </w:pPr>
      <w:r>
        <w:rPr>
          <w:rFonts w:eastAsiaTheme="minorHAnsi"/>
          <w:sz w:val="24"/>
          <w:szCs w:val="24"/>
          <w:lang w:val="en-IN"/>
        </w:rPr>
        <w:t xml:space="preserve">To convert this code file to an executable we installed </w:t>
      </w:r>
      <w:proofErr w:type="spellStart"/>
      <w:r>
        <w:rPr>
          <w:rFonts w:eastAsiaTheme="minorHAnsi"/>
          <w:sz w:val="24"/>
          <w:szCs w:val="24"/>
          <w:lang w:val="en-IN"/>
        </w:rPr>
        <w:t>py</w:t>
      </w:r>
      <w:proofErr w:type="spellEnd"/>
      <w:r>
        <w:rPr>
          <w:rFonts w:eastAsiaTheme="minorHAnsi"/>
          <w:sz w:val="24"/>
          <w:szCs w:val="24"/>
          <w:lang w:val="en-IN"/>
        </w:rPr>
        <w:t xml:space="preserve"> installer and added all modules to that.</w:t>
      </w:r>
    </w:p>
    <w:p w14:paraId="68E9591F" w14:textId="77777777" w:rsidR="005524FC" w:rsidRDefault="00DD5BE9">
      <w:pPr>
        <w:pStyle w:val="ListParagraph"/>
        <w:widowControl/>
        <w:numPr>
          <w:ilvl w:val="0"/>
          <w:numId w:val="10"/>
        </w:numPr>
        <w:adjustRightInd w:val="0"/>
        <w:spacing w:after="0" w:line="384" w:lineRule="auto"/>
        <w:ind w:left="714" w:hanging="357"/>
        <w:rPr>
          <w:sz w:val="24"/>
          <w:szCs w:val="24"/>
        </w:rPr>
      </w:pPr>
      <w:r>
        <w:rPr>
          <w:rFonts w:eastAsiaTheme="minorHAnsi"/>
          <w:sz w:val="24"/>
          <w:szCs w:val="24"/>
          <w:lang w:val="en-IN"/>
        </w:rPr>
        <w:t>The data flow that are mentioned above are shown in the below diagram.</w:t>
      </w:r>
    </w:p>
    <w:p w14:paraId="5B0CD84C" w14:textId="77777777" w:rsidR="005524FC" w:rsidRDefault="005524FC">
      <w:pPr>
        <w:pStyle w:val="ListParagraph"/>
        <w:widowControl/>
        <w:adjustRightInd w:val="0"/>
        <w:spacing w:after="0" w:line="360" w:lineRule="auto"/>
        <w:rPr>
          <w:rFonts w:eastAsiaTheme="minorHAnsi"/>
          <w:sz w:val="24"/>
          <w:szCs w:val="24"/>
          <w:lang w:val="en-IN"/>
        </w:rPr>
      </w:pPr>
    </w:p>
    <w:p w14:paraId="16D2B3E1" w14:textId="77777777" w:rsidR="005524FC" w:rsidRDefault="005524FC">
      <w:pPr>
        <w:pStyle w:val="ListParagraph"/>
        <w:widowControl/>
        <w:adjustRightInd w:val="0"/>
        <w:spacing w:after="0" w:line="360" w:lineRule="auto"/>
        <w:rPr>
          <w:rFonts w:eastAsiaTheme="minorHAnsi"/>
          <w:sz w:val="24"/>
          <w:szCs w:val="24"/>
          <w:lang w:val="en-IN"/>
        </w:rPr>
      </w:pPr>
    </w:p>
    <w:p w14:paraId="2C4B712B" w14:textId="77777777" w:rsidR="005524FC" w:rsidRDefault="005524FC">
      <w:pPr>
        <w:pStyle w:val="ListParagraph1"/>
        <w:spacing w:line="360" w:lineRule="auto"/>
        <w:ind w:left="0" w:firstLine="0"/>
        <w:jc w:val="both"/>
        <w:rPr>
          <w:rFonts w:ascii="Arial" w:hAnsi="Arial" w:cs="Arial"/>
          <w:sz w:val="24"/>
          <w:szCs w:val="24"/>
        </w:rPr>
      </w:pPr>
    </w:p>
    <w:p w14:paraId="65413B76" w14:textId="77777777" w:rsidR="005524FC" w:rsidRDefault="005524FC">
      <w:pPr>
        <w:pStyle w:val="Heading2"/>
        <w:spacing w:line="360" w:lineRule="auto"/>
        <w:ind w:left="0" w:firstLine="720"/>
        <w:rPr>
          <w:sz w:val="24"/>
          <w:szCs w:val="24"/>
        </w:rPr>
      </w:pPr>
    </w:p>
    <w:p w14:paraId="12930A97" w14:textId="77777777" w:rsidR="005524FC" w:rsidRDefault="00DD5BE9">
      <w:pPr>
        <w:pStyle w:val="Heading2"/>
        <w:spacing w:line="360" w:lineRule="auto"/>
        <w:ind w:left="0" w:firstLine="720"/>
        <w:rPr>
          <w:sz w:val="24"/>
          <w:szCs w:val="24"/>
        </w:rPr>
      </w:pPr>
      <w:r>
        <w:rPr>
          <w:sz w:val="24"/>
          <w:szCs w:val="24"/>
        </w:rPr>
        <w:t>3.2.3 Hardware Requirements</w:t>
      </w:r>
    </w:p>
    <w:p w14:paraId="2E0A0BD6" w14:textId="77777777" w:rsidR="005524FC" w:rsidRDefault="00DD5BE9">
      <w:pPr>
        <w:spacing w:line="360" w:lineRule="auto"/>
        <w:rPr>
          <w:bCs/>
          <w:sz w:val="24"/>
          <w:szCs w:val="24"/>
          <w:lang w:val="en-IN"/>
        </w:rPr>
      </w:pPr>
      <w:r>
        <w:rPr>
          <w:b/>
          <w:sz w:val="28"/>
          <w:szCs w:val="28"/>
        </w:rPr>
        <w:lastRenderedPageBreak/>
        <w:t xml:space="preserve">     </w:t>
      </w:r>
      <w:r>
        <w:rPr>
          <w:b/>
          <w:sz w:val="28"/>
          <w:szCs w:val="28"/>
        </w:rPr>
        <w:tab/>
      </w:r>
      <w:r>
        <w:rPr>
          <w:b/>
          <w:sz w:val="28"/>
          <w:szCs w:val="28"/>
        </w:rPr>
        <w:tab/>
        <w:t xml:space="preserve"> </w:t>
      </w:r>
      <w:r>
        <w:rPr>
          <w:bCs/>
          <w:sz w:val="24"/>
          <w:szCs w:val="24"/>
          <w:lang w:val="en-IN"/>
        </w:rPr>
        <w:t>Laptop and Desktop</w:t>
      </w:r>
    </w:p>
    <w:p w14:paraId="5274E76F" w14:textId="77777777" w:rsidR="005524FC" w:rsidRDefault="00DD5BE9">
      <w:pPr>
        <w:pStyle w:val="Heading2"/>
        <w:spacing w:line="360" w:lineRule="auto"/>
        <w:ind w:left="360" w:firstLine="720"/>
        <w:rPr>
          <w:sz w:val="24"/>
          <w:szCs w:val="24"/>
        </w:rPr>
      </w:pPr>
      <w:r>
        <w:rPr>
          <w:sz w:val="24"/>
          <w:szCs w:val="24"/>
        </w:rPr>
        <w:t>3.2.4 Software Requirements</w:t>
      </w:r>
    </w:p>
    <w:p w14:paraId="69DF6D3B" w14:textId="77777777" w:rsidR="005524FC" w:rsidRDefault="00DD5BE9">
      <w:pPr>
        <w:pStyle w:val="Heading2"/>
        <w:numPr>
          <w:ilvl w:val="0"/>
          <w:numId w:val="11"/>
        </w:numPr>
        <w:rPr>
          <w:rFonts w:eastAsia="Arial"/>
          <w:b w:val="0"/>
          <w:bCs w:val="0"/>
          <w:sz w:val="24"/>
          <w:szCs w:val="24"/>
          <w:lang w:val="en-IN"/>
        </w:rPr>
      </w:pPr>
      <w:r>
        <w:rPr>
          <w:rFonts w:eastAsia="Arial"/>
          <w:b w:val="0"/>
          <w:bCs w:val="0"/>
          <w:sz w:val="24"/>
          <w:szCs w:val="24"/>
        </w:rPr>
        <w:t>We would like to use python</w:t>
      </w:r>
      <w:r>
        <w:rPr>
          <w:rFonts w:eastAsia="Arial"/>
          <w:b w:val="0"/>
          <w:bCs w:val="0"/>
          <w:i/>
          <w:iCs/>
          <w:sz w:val="24"/>
          <w:szCs w:val="24"/>
        </w:rPr>
        <w:t xml:space="preserve"> &amp; its libraries and MS Excel to</w:t>
      </w:r>
      <w:r>
        <w:rPr>
          <w:rFonts w:eastAsia="Arial"/>
          <w:b w:val="0"/>
          <w:bCs w:val="0"/>
          <w:sz w:val="24"/>
          <w:szCs w:val="24"/>
        </w:rPr>
        <w:t xml:space="preserve"> develop this project.</w:t>
      </w:r>
    </w:p>
    <w:p w14:paraId="3B6E5D74" w14:textId="77777777" w:rsidR="005524FC" w:rsidRDefault="00DD5BE9">
      <w:pPr>
        <w:pStyle w:val="Heading2"/>
        <w:numPr>
          <w:ilvl w:val="0"/>
          <w:numId w:val="11"/>
        </w:numPr>
        <w:rPr>
          <w:rFonts w:eastAsia="Arial"/>
          <w:b w:val="0"/>
          <w:bCs w:val="0"/>
          <w:sz w:val="24"/>
          <w:szCs w:val="24"/>
          <w:lang w:val="en-IN"/>
        </w:rPr>
      </w:pPr>
      <w:r>
        <w:rPr>
          <w:rFonts w:eastAsia="Arial"/>
          <w:b w:val="0"/>
          <w:bCs w:val="0"/>
          <w:sz w:val="24"/>
          <w:szCs w:val="24"/>
          <w:u w:val="single"/>
        </w:rPr>
        <w:t>Required installation modules:</w:t>
      </w:r>
    </w:p>
    <w:p w14:paraId="14040FFF" w14:textId="77777777" w:rsidR="005524FC" w:rsidRDefault="00DD5BE9">
      <w:pPr>
        <w:pStyle w:val="Heading2"/>
        <w:numPr>
          <w:ilvl w:val="0"/>
          <w:numId w:val="12"/>
        </w:numPr>
        <w:rPr>
          <w:rFonts w:eastAsia="Arial"/>
          <w:b w:val="0"/>
          <w:bCs w:val="0"/>
          <w:sz w:val="24"/>
          <w:szCs w:val="24"/>
          <w:lang w:val="en-IN"/>
        </w:rPr>
      </w:pPr>
      <w:proofErr w:type="spellStart"/>
      <w:r>
        <w:rPr>
          <w:rFonts w:eastAsia="Arial"/>
          <w:b w:val="0"/>
          <w:bCs w:val="0"/>
          <w:sz w:val="24"/>
          <w:szCs w:val="24"/>
          <w:lang w:val="en-IN"/>
        </w:rPr>
        <w:t>tkinter</w:t>
      </w:r>
      <w:proofErr w:type="spellEnd"/>
    </w:p>
    <w:p w14:paraId="7AE66FD7" w14:textId="77777777" w:rsidR="005524FC" w:rsidRDefault="00DD5BE9">
      <w:pPr>
        <w:pStyle w:val="Heading2"/>
        <w:numPr>
          <w:ilvl w:val="0"/>
          <w:numId w:val="12"/>
        </w:numPr>
        <w:rPr>
          <w:rFonts w:eastAsia="Arial"/>
          <w:b w:val="0"/>
          <w:bCs w:val="0"/>
          <w:sz w:val="24"/>
          <w:szCs w:val="24"/>
          <w:lang w:val="en-IN"/>
        </w:rPr>
      </w:pPr>
      <w:r>
        <w:rPr>
          <w:rFonts w:eastAsia="Arial"/>
          <w:b w:val="0"/>
          <w:bCs w:val="0"/>
          <w:sz w:val="24"/>
          <w:szCs w:val="24"/>
          <w:lang w:val="en-IN"/>
        </w:rPr>
        <w:t xml:space="preserve"> pyttsx3</w:t>
      </w:r>
    </w:p>
    <w:p w14:paraId="755D92DF" w14:textId="77777777" w:rsidR="005524FC" w:rsidRDefault="00DD5BE9">
      <w:pPr>
        <w:pStyle w:val="Heading2"/>
        <w:numPr>
          <w:ilvl w:val="0"/>
          <w:numId w:val="12"/>
        </w:numPr>
        <w:rPr>
          <w:rFonts w:eastAsia="Arial"/>
          <w:b w:val="0"/>
          <w:bCs w:val="0"/>
          <w:sz w:val="24"/>
          <w:szCs w:val="24"/>
          <w:lang w:val="en-IN"/>
        </w:rPr>
      </w:pPr>
      <w:r>
        <w:rPr>
          <w:rFonts w:eastAsia="Arial"/>
          <w:b w:val="0"/>
          <w:bCs w:val="0"/>
          <w:sz w:val="24"/>
          <w:szCs w:val="24"/>
          <w:lang w:val="en-IN"/>
        </w:rPr>
        <w:t xml:space="preserve"> plyer</w:t>
      </w:r>
    </w:p>
    <w:p w14:paraId="21D87A50" w14:textId="77777777" w:rsidR="005524FC" w:rsidRDefault="00DD5BE9">
      <w:pPr>
        <w:pStyle w:val="Heading2"/>
        <w:numPr>
          <w:ilvl w:val="0"/>
          <w:numId w:val="12"/>
        </w:numPr>
        <w:rPr>
          <w:rFonts w:eastAsia="Arial"/>
          <w:b w:val="0"/>
          <w:bCs w:val="0"/>
          <w:sz w:val="24"/>
          <w:szCs w:val="24"/>
          <w:lang w:val="en-IN"/>
        </w:rPr>
      </w:pPr>
      <w:r>
        <w:rPr>
          <w:rFonts w:eastAsia="Arial"/>
          <w:b w:val="0"/>
          <w:bCs w:val="0"/>
          <w:sz w:val="24"/>
          <w:szCs w:val="24"/>
          <w:lang w:val="en-IN"/>
        </w:rPr>
        <w:t xml:space="preserve"> </w:t>
      </w:r>
      <w:proofErr w:type="spellStart"/>
      <w:r>
        <w:rPr>
          <w:rFonts w:eastAsia="Arial"/>
          <w:b w:val="0"/>
          <w:bCs w:val="0"/>
          <w:sz w:val="24"/>
          <w:szCs w:val="24"/>
          <w:lang w:val="en-IN"/>
        </w:rPr>
        <w:t>openpyxl</w:t>
      </w:r>
      <w:proofErr w:type="spellEnd"/>
    </w:p>
    <w:p w14:paraId="08D907F0" w14:textId="77777777" w:rsidR="005524FC" w:rsidRDefault="00DD5BE9">
      <w:pPr>
        <w:pStyle w:val="Heading2"/>
        <w:numPr>
          <w:ilvl w:val="0"/>
          <w:numId w:val="12"/>
        </w:numPr>
        <w:rPr>
          <w:rFonts w:eastAsia="Arial"/>
          <w:b w:val="0"/>
          <w:bCs w:val="0"/>
          <w:sz w:val="24"/>
          <w:szCs w:val="24"/>
          <w:lang w:val="en-IN"/>
        </w:rPr>
      </w:pPr>
      <w:r>
        <w:rPr>
          <w:rFonts w:eastAsia="Arial"/>
          <w:b w:val="0"/>
          <w:bCs w:val="0"/>
          <w:sz w:val="24"/>
          <w:szCs w:val="24"/>
          <w:lang w:val="en-IN"/>
        </w:rPr>
        <w:t xml:space="preserve"> inflect</w:t>
      </w:r>
    </w:p>
    <w:p w14:paraId="0912307F" w14:textId="77777777" w:rsidR="005524FC" w:rsidRDefault="00DD5BE9">
      <w:pPr>
        <w:pStyle w:val="Heading2"/>
        <w:numPr>
          <w:ilvl w:val="0"/>
          <w:numId w:val="12"/>
        </w:numPr>
        <w:rPr>
          <w:rFonts w:eastAsia="Arial"/>
          <w:b w:val="0"/>
          <w:bCs w:val="0"/>
          <w:sz w:val="24"/>
          <w:szCs w:val="24"/>
          <w:lang w:val="en-IN"/>
        </w:rPr>
      </w:pPr>
      <w:r>
        <w:rPr>
          <w:rFonts w:eastAsia="Arial"/>
          <w:b w:val="0"/>
          <w:bCs w:val="0"/>
          <w:sz w:val="24"/>
          <w:szCs w:val="24"/>
          <w:lang w:val="en-IN"/>
        </w:rPr>
        <w:t xml:space="preserve"> pyqt5</w:t>
      </w:r>
    </w:p>
    <w:p w14:paraId="19DB355B" w14:textId="77777777" w:rsidR="005524FC" w:rsidRDefault="00DD5BE9">
      <w:pPr>
        <w:pStyle w:val="Heading2"/>
        <w:spacing w:line="360" w:lineRule="auto"/>
        <w:ind w:left="0" w:firstLine="720"/>
        <w:jc w:val="both"/>
        <w:rPr>
          <w:rFonts w:eastAsia="Arial"/>
          <w:sz w:val="24"/>
          <w:szCs w:val="24"/>
        </w:rPr>
      </w:pPr>
      <w:r>
        <w:rPr>
          <w:rFonts w:eastAsia="Arial"/>
          <w:sz w:val="24"/>
          <w:szCs w:val="24"/>
        </w:rPr>
        <w:t xml:space="preserve">3.3 ADVANTAGES </w:t>
      </w:r>
    </w:p>
    <w:p w14:paraId="099AA6E6" w14:textId="77777777" w:rsidR="005524FC" w:rsidRDefault="00DD5BE9">
      <w:pPr>
        <w:widowControl/>
        <w:numPr>
          <w:ilvl w:val="0"/>
          <w:numId w:val="2"/>
        </w:numPr>
        <w:tabs>
          <w:tab w:val="clear" w:pos="720"/>
          <w:tab w:val="left" w:pos="2160"/>
        </w:tabs>
        <w:autoSpaceDE/>
        <w:autoSpaceDN/>
        <w:ind w:left="2160"/>
        <w:jc w:val="both"/>
        <w:rPr>
          <w:sz w:val="24"/>
          <w:szCs w:val="24"/>
        </w:rPr>
      </w:pPr>
      <w:r>
        <w:rPr>
          <w:sz w:val="24"/>
          <w:szCs w:val="24"/>
        </w:rPr>
        <w:t>Dynamic model.</w:t>
      </w:r>
    </w:p>
    <w:p w14:paraId="0D0179EF" w14:textId="77777777" w:rsidR="005524FC" w:rsidRDefault="00DD5BE9">
      <w:pPr>
        <w:widowControl/>
        <w:numPr>
          <w:ilvl w:val="0"/>
          <w:numId w:val="2"/>
        </w:numPr>
        <w:tabs>
          <w:tab w:val="clear" w:pos="720"/>
          <w:tab w:val="left" w:pos="2160"/>
        </w:tabs>
        <w:autoSpaceDE/>
        <w:autoSpaceDN/>
        <w:ind w:left="2160"/>
        <w:jc w:val="both"/>
        <w:rPr>
          <w:sz w:val="24"/>
          <w:szCs w:val="24"/>
        </w:rPr>
      </w:pPr>
      <w:r>
        <w:rPr>
          <w:sz w:val="24"/>
          <w:szCs w:val="24"/>
        </w:rPr>
        <w:t>It doesn’t access internet.</w:t>
      </w:r>
    </w:p>
    <w:p w14:paraId="0CAF7808" w14:textId="77777777" w:rsidR="005524FC" w:rsidRDefault="00DD5BE9">
      <w:pPr>
        <w:widowControl/>
        <w:numPr>
          <w:ilvl w:val="0"/>
          <w:numId w:val="2"/>
        </w:numPr>
        <w:tabs>
          <w:tab w:val="clear" w:pos="720"/>
          <w:tab w:val="left" w:pos="2160"/>
        </w:tabs>
        <w:autoSpaceDE/>
        <w:autoSpaceDN/>
        <w:ind w:left="2160"/>
        <w:jc w:val="both"/>
        <w:rPr>
          <w:sz w:val="24"/>
          <w:szCs w:val="24"/>
        </w:rPr>
      </w:pPr>
      <w:r>
        <w:rPr>
          <w:sz w:val="24"/>
          <w:szCs w:val="24"/>
        </w:rPr>
        <w:t>It can be useful for everyone.</w:t>
      </w:r>
    </w:p>
    <w:p w14:paraId="429C72D8" w14:textId="77777777" w:rsidR="005524FC" w:rsidRDefault="00DD5BE9">
      <w:pPr>
        <w:widowControl/>
        <w:numPr>
          <w:ilvl w:val="0"/>
          <w:numId w:val="2"/>
        </w:numPr>
        <w:tabs>
          <w:tab w:val="clear" w:pos="720"/>
          <w:tab w:val="left" w:pos="2160"/>
        </w:tabs>
        <w:autoSpaceDE/>
        <w:autoSpaceDN/>
        <w:ind w:left="2160"/>
        <w:jc w:val="both"/>
        <w:rPr>
          <w:sz w:val="24"/>
          <w:szCs w:val="24"/>
        </w:rPr>
      </w:pPr>
      <w:r>
        <w:rPr>
          <w:sz w:val="24"/>
          <w:szCs w:val="24"/>
        </w:rPr>
        <w:t>Timer can be specified by user.</w:t>
      </w:r>
    </w:p>
    <w:p w14:paraId="06EE9B32" w14:textId="77777777" w:rsidR="005524FC" w:rsidRDefault="00DD5BE9">
      <w:pPr>
        <w:widowControl/>
        <w:numPr>
          <w:ilvl w:val="0"/>
          <w:numId w:val="2"/>
        </w:numPr>
        <w:tabs>
          <w:tab w:val="clear" w:pos="720"/>
          <w:tab w:val="left" w:pos="2160"/>
        </w:tabs>
        <w:autoSpaceDE/>
        <w:autoSpaceDN/>
        <w:ind w:left="2160"/>
        <w:jc w:val="both"/>
        <w:rPr>
          <w:sz w:val="24"/>
          <w:szCs w:val="24"/>
        </w:rPr>
      </w:pPr>
      <w:r>
        <w:rPr>
          <w:sz w:val="24"/>
          <w:szCs w:val="24"/>
        </w:rPr>
        <w:t>Voice module is also helpful.</w:t>
      </w:r>
    </w:p>
    <w:p w14:paraId="0AC46EA9" w14:textId="77777777" w:rsidR="005524FC" w:rsidRDefault="00DD5BE9">
      <w:pPr>
        <w:widowControl/>
        <w:numPr>
          <w:ilvl w:val="0"/>
          <w:numId w:val="2"/>
        </w:numPr>
        <w:tabs>
          <w:tab w:val="clear" w:pos="720"/>
          <w:tab w:val="left" w:pos="2160"/>
        </w:tabs>
        <w:autoSpaceDE/>
        <w:autoSpaceDN/>
        <w:ind w:left="2160"/>
        <w:jc w:val="both"/>
        <w:rPr>
          <w:color w:val="000000" w:themeColor="text1"/>
          <w:sz w:val="24"/>
          <w:szCs w:val="24"/>
        </w:rPr>
      </w:pPr>
      <w:r>
        <w:rPr>
          <w:sz w:val="24"/>
          <w:szCs w:val="24"/>
        </w:rPr>
        <w:t>Infinite number of words can be learned daily without</w:t>
      </w:r>
      <w:r>
        <w:t xml:space="preserve"> </w:t>
      </w:r>
      <w:r>
        <w:rPr>
          <w:sz w:val="24"/>
          <w:szCs w:val="24"/>
        </w:rPr>
        <w:t>any limitations &amp; no repeated words</w:t>
      </w:r>
      <w:r>
        <w:t>.</w:t>
      </w:r>
    </w:p>
    <w:p w14:paraId="2CD6044A" w14:textId="77777777" w:rsidR="005524FC" w:rsidRDefault="005524FC">
      <w:pPr>
        <w:pStyle w:val="ListParagraph"/>
        <w:widowControl/>
        <w:adjustRightInd w:val="0"/>
        <w:spacing w:after="0" w:line="360" w:lineRule="auto"/>
        <w:rPr>
          <w:rFonts w:eastAsiaTheme="minorHAnsi"/>
          <w:sz w:val="24"/>
          <w:szCs w:val="24"/>
          <w:lang w:val="en-IN"/>
        </w:rPr>
      </w:pPr>
    </w:p>
    <w:p w14:paraId="296F5BE2" w14:textId="77777777" w:rsidR="005524FC" w:rsidRDefault="005524FC">
      <w:pPr>
        <w:pStyle w:val="ListParagraph"/>
        <w:widowControl/>
        <w:adjustRightInd w:val="0"/>
        <w:spacing w:after="0" w:line="360" w:lineRule="auto"/>
        <w:rPr>
          <w:rFonts w:eastAsiaTheme="minorHAnsi"/>
          <w:sz w:val="24"/>
          <w:szCs w:val="24"/>
          <w:lang w:val="en-IN"/>
        </w:rPr>
      </w:pPr>
    </w:p>
    <w:p w14:paraId="3024AE24" w14:textId="77777777" w:rsidR="005524FC" w:rsidRDefault="005524FC">
      <w:pPr>
        <w:pStyle w:val="ListParagraph"/>
        <w:widowControl/>
        <w:adjustRightInd w:val="0"/>
        <w:spacing w:after="0" w:line="360" w:lineRule="auto"/>
        <w:rPr>
          <w:rFonts w:eastAsiaTheme="minorHAnsi"/>
          <w:sz w:val="24"/>
          <w:szCs w:val="24"/>
          <w:lang w:val="en-IN"/>
        </w:rPr>
      </w:pPr>
    </w:p>
    <w:p w14:paraId="0A396808" w14:textId="77777777" w:rsidR="005524FC" w:rsidRDefault="005524FC">
      <w:pPr>
        <w:pStyle w:val="ListParagraph"/>
        <w:widowControl/>
        <w:adjustRightInd w:val="0"/>
        <w:spacing w:after="0" w:line="360" w:lineRule="auto"/>
        <w:rPr>
          <w:rFonts w:eastAsiaTheme="minorHAnsi"/>
          <w:sz w:val="24"/>
          <w:szCs w:val="24"/>
          <w:lang w:val="en-IN"/>
        </w:rPr>
      </w:pPr>
    </w:p>
    <w:p w14:paraId="5758C349" w14:textId="77777777" w:rsidR="005524FC" w:rsidRDefault="005524FC">
      <w:pPr>
        <w:pStyle w:val="ListParagraph"/>
        <w:widowControl/>
        <w:adjustRightInd w:val="0"/>
        <w:spacing w:after="0" w:line="360" w:lineRule="auto"/>
        <w:rPr>
          <w:rFonts w:eastAsiaTheme="minorHAnsi"/>
          <w:sz w:val="24"/>
          <w:szCs w:val="24"/>
          <w:lang w:val="en-IN"/>
        </w:rPr>
      </w:pPr>
    </w:p>
    <w:p w14:paraId="0348B332" w14:textId="77777777" w:rsidR="005524FC" w:rsidRDefault="005524FC">
      <w:pPr>
        <w:pStyle w:val="ListParagraph"/>
        <w:widowControl/>
        <w:adjustRightInd w:val="0"/>
        <w:spacing w:after="0" w:line="360" w:lineRule="auto"/>
        <w:rPr>
          <w:rFonts w:eastAsiaTheme="minorHAnsi"/>
          <w:sz w:val="24"/>
          <w:szCs w:val="24"/>
          <w:lang w:val="en-IN"/>
        </w:rPr>
      </w:pPr>
    </w:p>
    <w:p w14:paraId="170F3951" w14:textId="77777777" w:rsidR="005524FC" w:rsidRDefault="005524FC">
      <w:pPr>
        <w:pStyle w:val="ListParagraph"/>
        <w:widowControl/>
        <w:adjustRightInd w:val="0"/>
        <w:spacing w:after="0" w:line="360" w:lineRule="auto"/>
        <w:rPr>
          <w:rFonts w:eastAsiaTheme="minorHAnsi"/>
          <w:sz w:val="24"/>
          <w:szCs w:val="24"/>
          <w:lang w:val="en-IN"/>
        </w:rPr>
      </w:pPr>
    </w:p>
    <w:p w14:paraId="3E169C17" w14:textId="77777777" w:rsidR="005524FC" w:rsidRDefault="005524FC">
      <w:pPr>
        <w:pStyle w:val="ListParagraph"/>
        <w:widowControl/>
        <w:adjustRightInd w:val="0"/>
        <w:spacing w:after="0" w:line="360" w:lineRule="auto"/>
        <w:rPr>
          <w:rFonts w:eastAsiaTheme="minorHAnsi"/>
          <w:sz w:val="24"/>
          <w:szCs w:val="24"/>
          <w:lang w:val="en-IN"/>
        </w:rPr>
      </w:pPr>
    </w:p>
    <w:p w14:paraId="046EE9AA" w14:textId="77777777" w:rsidR="005524FC" w:rsidRDefault="005524FC">
      <w:pPr>
        <w:pStyle w:val="ListParagraph"/>
        <w:widowControl/>
        <w:adjustRightInd w:val="0"/>
        <w:spacing w:after="0" w:line="360" w:lineRule="auto"/>
        <w:rPr>
          <w:rFonts w:eastAsiaTheme="minorHAnsi"/>
          <w:sz w:val="24"/>
          <w:szCs w:val="24"/>
          <w:lang w:val="en-IN"/>
        </w:rPr>
      </w:pPr>
    </w:p>
    <w:p w14:paraId="2E06C0ED" w14:textId="77777777" w:rsidR="005524FC" w:rsidRDefault="005524FC">
      <w:pPr>
        <w:pStyle w:val="ListParagraph"/>
        <w:widowControl/>
        <w:adjustRightInd w:val="0"/>
        <w:spacing w:after="0" w:line="360" w:lineRule="auto"/>
        <w:rPr>
          <w:rFonts w:eastAsiaTheme="minorHAnsi"/>
          <w:sz w:val="24"/>
          <w:szCs w:val="24"/>
          <w:lang w:val="en-IN"/>
        </w:rPr>
      </w:pPr>
    </w:p>
    <w:p w14:paraId="54241758" w14:textId="77777777" w:rsidR="005524FC" w:rsidRDefault="005524FC">
      <w:pPr>
        <w:pStyle w:val="ListParagraph"/>
        <w:widowControl/>
        <w:adjustRightInd w:val="0"/>
        <w:spacing w:after="0" w:line="360" w:lineRule="auto"/>
        <w:rPr>
          <w:rFonts w:eastAsiaTheme="minorHAnsi"/>
          <w:sz w:val="24"/>
          <w:szCs w:val="24"/>
          <w:lang w:val="en-IN"/>
        </w:rPr>
      </w:pPr>
    </w:p>
    <w:p w14:paraId="07A05D3E" w14:textId="77777777" w:rsidR="005524FC" w:rsidRDefault="005524FC">
      <w:pPr>
        <w:pStyle w:val="ListParagraph"/>
        <w:widowControl/>
        <w:adjustRightInd w:val="0"/>
        <w:spacing w:after="0" w:line="360" w:lineRule="auto"/>
        <w:rPr>
          <w:rFonts w:eastAsiaTheme="minorHAnsi"/>
          <w:sz w:val="24"/>
          <w:szCs w:val="24"/>
          <w:lang w:val="en-IN"/>
        </w:rPr>
      </w:pPr>
    </w:p>
    <w:p w14:paraId="2E25D7EF" w14:textId="77777777" w:rsidR="005524FC" w:rsidRDefault="005524FC">
      <w:pPr>
        <w:pStyle w:val="ListParagraph"/>
        <w:widowControl/>
        <w:adjustRightInd w:val="0"/>
        <w:spacing w:after="0" w:line="360" w:lineRule="auto"/>
        <w:rPr>
          <w:rFonts w:eastAsiaTheme="minorHAnsi"/>
          <w:sz w:val="24"/>
          <w:szCs w:val="24"/>
          <w:lang w:val="en-IN"/>
        </w:rPr>
      </w:pPr>
    </w:p>
    <w:p w14:paraId="7CD9BF71" w14:textId="77777777" w:rsidR="005524FC" w:rsidRDefault="00DD5BE9">
      <w:pPr>
        <w:pStyle w:val="Heading2"/>
        <w:spacing w:line="360" w:lineRule="auto"/>
        <w:ind w:left="0"/>
        <w:jc w:val="center"/>
        <w:rPr>
          <w:rFonts w:eastAsia="Arial"/>
          <w:sz w:val="28"/>
          <w:szCs w:val="28"/>
          <w:u w:val="single"/>
        </w:rPr>
      </w:pPr>
      <w:r>
        <w:rPr>
          <w:rFonts w:eastAsia="Arial"/>
          <w:sz w:val="28"/>
          <w:szCs w:val="28"/>
          <w:u w:val="single"/>
        </w:rPr>
        <w:t>CHAPTER 4</w:t>
      </w:r>
    </w:p>
    <w:p w14:paraId="4892472A" w14:textId="77777777" w:rsidR="005524FC" w:rsidRDefault="00DD5BE9">
      <w:pPr>
        <w:pStyle w:val="Heading2"/>
        <w:spacing w:line="360" w:lineRule="auto"/>
        <w:ind w:left="0"/>
        <w:jc w:val="center"/>
        <w:rPr>
          <w:rFonts w:eastAsia="Arial"/>
          <w:sz w:val="28"/>
          <w:szCs w:val="28"/>
          <w:u w:val="single"/>
        </w:rPr>
      </w:pPr>
      <w:r>
        <w:rPr>
          <w:rFonts w:eastAsia="Arial"/>
          <w:sz w:val="28"/>
          <w:szCs w:val="28"/>
          <w:u w:val="single"/>
        </w:rPr>
        <w:t>DESIGNING</w:t>
      </w:r>
    </w:p>
    <w:p w14:paraId="2EC0EC80" w14:textId="77777777" w:rsidR="005524FC" w:rsidRDefault="005524FC">
      <w:pPr>
        <w:rPr>
          <w:rFonts w:eastAsia="Arial"/>
        </w:rPr>
      </w:pPr>
    </w:p>
    <w:p w14:paraId="3A3DC6F6" w14:textId="77777777" w:rsidR="005524FC" w:rsidRDefault="00DD5BE9">
      <w:pPr>
        <w:pStyle w:val="Heading2"/>
        <w:spacing w:line="360" w:lineRule="auto"/>
        <w:ind w:left="0" w:firstLine="720"/>
        <w:rPr>
          <w:sz w:val="28"/>
          <w:szCs w:val="28"/>
          <w:u w:val="single"/>
        </w:rPr>
      </w:pPr>
      <w:r>
        <w:rPr>
          <w:rFonts w:eastAsia="Arial"/>
          <w:sz w:val="28"/>
          <w:szCs w:val="28"/>
          <w:u w:val="single"/>
        </w:rPr>
        <w:t xml:space="preserve">4.1 Preliminary design </w:t>
      </w:r>
    </w:p>
    <w:p w14:paraId="6F06AAC0" w14:textId="77777777" w:rsidR="005524FC" w:rsidRDefault="00DD5BE9">
      <w:pPr>
        <w:spacing w:line="360" w:lineRule="auto"/>
        <w:ind w:left="720" w:right="49" w:firstLine="720"/>
        <w:jc w:val="both"/>
        <w:rPr>
          <w:rFonts w:eastAsia="Arial"/>
          <w:sz w:val="24"/>
          <w:szCs w:val="24"/>
        </w:rPr>
      </w:pPr>
      <w:r>
        <w:rPr>
          <w:rFonts w:eastAsia="Arial"/>
          <w:sz w:val="24"/>
          <w:szCs w:val="24"/>
        </w:rPr>
        <w:t>Tools, which assist in preliminary design process, are UML Diagrams and ER diagrams.</w:t>
      </w:r>
    </w:p>
    <w:p w14:paraId="6DD16A5A" w14:textId="77777777" w:rsidR="005524FC" w:rsidRDefault="005524FC">
      <w:pPr>
        <w:spacing w:line="360" w:lineRule="auto"/>
        <w:ind w:right="49"/>
        <w:jc w:val="both"/>
        <w:rPr>
          <w:rFonts w:eastAsia="Arial"/>
          <w:sz w:val="24"/>
          <w:szCs w:val="24"/>
        </w:rPr>
      </w:pPr>
    </w:p>
    <w:p w14:paraId="15EA0066" w14:textId="77777777" w:rsidR="005524FC" w:rsidRDefault="00DD5BE9">
      <w:pPr>
        <w:pStyle w:val="Heading2"/>
        <w:spacing w:line="360" w:lineRule="auto"/>
        <w:ind w:left="142" w:firstLine="578"/>
        <w:jc w:val="both"/>
        <w:rPr>
          <w:i/>
          <w:iCs/>
          <w:sz w:val="28"/>
          <w:szCs w:val="28"/>
          <w:u w:val="single"/>
        </w:rPr>
      </w:pPr>
      <w:r>
        <w:rPr>
          <w:i/>
          <w:iCs/>
          <w:sz w:val="28"/>
          <w:szCs w:val="28"/>
          <w:u w:val="single"/>
        </w:rPr>
        <w:t>4.1.1 UML Diagrams</w:t>
      </w:r>
    </w:p>
    <w:p w14:paraId="4D1E0CB7" w14:textId="77777777" w:rsidR="005524FC" w:rsidRDefault="00DD5BE9">
      <w:pPr>
        <w:pStyle w:val="ListParagraph1"/>
        <w:numPr>
          <w:ilvl w:val="0"/>
          <w:numId w:val="13"/>
        </w:numPr>
        <w:spacing w:line="360" w:lineRule="auto"/>
        <w:ind w:left="1800" w:right="1511"/>
        <w:jc w:val="both"/>
        <w:rPr>
          <w:sz w:val="40"/>
          <w:szCs w:val="40"/>
        </w:rPr>
      </w:pPr>
      <w:r>
        <w:rPr>
          <w:rFonts w:ascii="Times New Roman" w:eastAsia="Arial" w:hAnsi="Times New Roman" w:cs="Times New Roman"/>
          <w:sz w:val="24"/>
          <w:szCs w:val="24"/>
        </w:rPr>
        <w:t>Use-case Diagram:</w:t>
      </w:r>
      <w:r>
        <w:rPr>
          <w:sz w:val="40"/>
          <w:szCs w:val="40"/>
        </w:rPr>
        <w:t xml:space="preserve"> </w:t>
      </w:r>
    </w:p>
    <w:p w14:paraId="14DAA326" w14:textId="77777777" w:rsidR="005524FC" w:rsidRDefault="00DD5BE9">
      <w:pPr>
        <w:pStyle w:val="ListParagraph"/>
        <w:widowControl/>
        <w:autoSpaceDE/>
        <w:autoSpaceDN/>
        <w:rPr>
          <w:rFonts w:eastAsia="Arial"/>
          <w:sz w:val="24"/>
          <w:szCs w:val="24"/>
          <w:u w:val="single"/>
        </w:rPr>
      </w:pPr>
      <w:r>
        <w:rPr>
          <w:noProof/>
          <w:sz w:val="40"/>
          <w:szCs w:val="40"/>
        </w:rPr>
        <w:drawing>
          <wp:anchor distT="0" distB="0" distL="114300" distR="114300" simplePos="0" relativeHeight="251670528" behindDoc="0" locked="0" layoutInCell="1" allowOverlap="1" wp14:anchorId="2A945ED5" wp14:editId="1906ED2B">
            <wp:simplePos x="0" y="0"/>
            <wp:positionH relativeFrom="margin">
              <wp:align>center</wp:align>
            </wp:positionH>
            <wp:positionV relativeFrom="margin">
              <wp:posOffset>3269615</wp:posOffset>
            </wp:positionV>
            <wp:extent cx="6248400" cy="6020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rcRect r="5927"/>
                    <a:stretch>
                      <a:fillRect/>
                    </a:stretch>
                  </pic:blipFill>
                  <pic:spPr>
                    <a:xfrm>
                      <a:off x="0" y="0"/>
                      <a:ext cx="6248400" cy="6020435"/>
                    </a:xfrm>
                    <a:prstGeom prst="rect">
                      <a:avLst/>
                    </a:prstGeom>
                    <a:ln>
                      <a:noFill/>
                    </a:ln>
                  </pic:spPr>
                </pic:pic>
              </a:graphicData>
            </a:graphic>
          </wp:anchor>
        </w:drawing>
      </w:r>
      <w:r>
        <w:rPr>
          <w:sz w:val="40"/>
          <w:szCs w:val="40"/>
        </w:rPr>
        <w:br w:type="page"/>
      </w:r>
      <w:r>
        <w:rPr>
          <w:sz w:val="40"/>
          <w:szCs w:val="40"/>
        </w:rPr>
        <w:lastRenderedPageBreak/>
        <w:t xml:space="preserve">  </w:t>
      </w:r>
      <w:r>
        <w:rPr>
          <w:sz w:val="24"/>
          <w:szCs w:val="24"/>
        </w:rPr>
        <w:t>ii</w:t>
      </w:r>
      <w:r>
        <w:rPr>
          <w:sz w:val="40"/>
          <w:szCs w:val="40"/>
        </w:rPr>
        <w:t xml:space="preserve">. </w:t>
      </w:r>
      <w:r>
        <w:rPr>
          <w:rFonts w:eastAsia="Arial"/>
          <w:sz w:val="24"/>
          <w:szCs w:val="24"/>
        </w:rPr>
        <w:t>Activity Diagram</w:t>
      </w:r>
    </w:p>
    <w:p w14:paraId="22B1940A" w14:textId="77777777" w:rsidR="005524FC" w:rsidRDefault="00DD5BE9">
      <w:pPr>
        <w:pStyle w:val="ListParagraph1"/>
        <w:tabs>
          <w:tab w:val="left" w:pos="7779"/>
        </w:tabs>
        <w:spacing w:line="360" w:lineRule="auto"/>
        <w:ind w:left="1440" w:right="1511" w:firstLine="0"/>
        <w:jc w:val="both"/>
        <w:rPr>
          <w:sz w:val="24"/>
          <w:szCs w:val="24"/>
        </w:rPr>
      </w:pPr>
      <w:r>
        <w:rPr>
          <w:noProof/>
          <w:sz w:val="40"/>
          <w:szCs w:val="40"/>
        </w:rPr>
        <w:drawing>
          <wp:anchor distT="0" distB="0" distL="114300" distR="114300" simplePos="0" relativeHeight="251661312" behindDoc="0" locked="0" layoutInCell="1" allowOverlap="1" wp14:anchorId="39C551A7" wp14:editId="61DA5500">
            <wp:simplePos x="0" y="0"/>
            <wp:positionH relativeFrom="margin">
              <wp:posOffset>195580</wp:posOffset>
            </wp:positionH>
            <wp:positionV relativeFrom="margin">
              <wp:posOffset>471170</wp:posOffset>
            </wp:positionV>
            <wp:extent cx="6257925" cy="8335010"/>
            <wp:effectExtent l="53975" t="53975" r="107950" b="126365"/>
            <wp:wrapSquare wrapText="bothSides"/>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6257925" cy="833501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14:paraId="1189160F" w14:textId="77777777" w:rsidR="005524FC" w:rsidRDefault="005524FC">
      <w:pPr>
        <w:pStyle w:val="ListParagraph1"/>
        <w:tabs>
          <w:tab w:val="left" w:pos="7779"/>
        </w:tabs>
        <w:spacing w:line="360" w:lineRule="auto"/>
        <w:ind w:left="1440" w:right="1511" w:firstLine="0"/>
        <w:jc w:val="both"/>
        <w:rPr>
          <w:sz w:val="24"/>
          <w:szCs w:val="24"/>
        </w:rPr>
      </w:pPr>
    </w:p>
    <w:p w14:paraId="531FE96E" w14:textId="77777777" w:rsidR="005524FC" w:rsidRDefault="00DD5BE9">
      <w:pPr>
        <w:pStyle w:val="Heading2"/>
        <w:spacing w:line="360" w:lineRule="auto"/>
        <w:ind w:left="0" w:firstLine="720"/>
        <w:jc w:val="both"/>
        <w:rPr>
          <w:rFonts w:eastAsia="Arial"/>
          <w:sz w:val="24"/>
          <w:szCs w:val="24"/>
        </w:rPr>
      </w:pPr>
      <w:r>
        <w:rPr>
          <w:rFonts w:eastAsia="Arial"/>
          <w:sz w:val="24"/>
          <w:szCs w:val="24"/>
        </w:rPr>
        <w:lastRenderedPageBreak/>
        <w:t xml:space="preserve">4.2 Data Control Flow Design: </w:t>
      </w:r>
    </w:p>
    <w:p w14:paraId="0A4B12B5" w14:textId="77777777" w:rsidR="005524FC" w:rsidRDefault="00DD5BE9">
      <w:pPr>
        <w:rPr>
          <w:rFonts w:eastAsia="Arial"/>
        </w:rPr>
      </w:pPr>
      <w:r>
        <w:rPr>
          <w:noProof/>
          <w:sz w:val="24"/>
          <w:szCs w:val="24"/>
        </w:rPr>
        <w:drawing>
          <wp:anchor distT="0" distB="0" distL="114300" distR="114300" simplePos="0" relativeHeight="251666432" behindDoc="0" locked="0" layoutInCell="1" allowOverlap="1" wp14:anchorId="0FFBB8F8" wp14:editId="46F3BF03">
            <wp:simplePos x="0" y="0"/>
            <wp:positionH relativeFrom="margin">
              <wp:posOffset>-674370</wp:posOffset>
            </wp:positionH>
            <wp:positionV relativeFrom="margin">
              <wp:posOffset>2000250</wp:posOffset>
            </wp:positionV>
            <wp:extent cx="8555990" cy="5693410"/>
            <wp:effectExtent l="53975" t="34925" r="120015" b="114935"/>
            <wp:wrapSquare wrapText="bothSides"/>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8">
                      <a:extLst>
                        <a:ext uri="{28A0092B-C50C-407E-A947-70E740481C1C}">
                          <a14:useLocalDpi xmlns:a14="http://schemas.microsoft.com/office/drawing/2010/main" val="0"/>
                        </a:ext>
                      </a:extLst>
                    </a:blip>
                    <a:srcRect l="1812" t="5021" r="3874" b="2435"/>
                    <a:stretch>
                      <a:fillRect/>
                    </a:stretch>
                  </pic:blipFill>
                  <pic:spPr>
                    <a:xfrm rot="16200000">
                      <a:off x="0" y="0"/>
                      <a:ext cx="8555990" cy="569341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anchor>
        </w:drawing>
      </w:r>
    </w:p>
    <w:p w14:paraId="7D1952E3" w14:textId="77777777" w:rsidR="005524FC" w:rsidRDefault="005524FC">
      <w:pPr>
        <w:rPr>
          <w:rFonts w:eastAsia="Arial"/>
        </w:rPr>
      </w:pPr>
    </w:p>
    <w:p w14:paraId="4F8DC3F4" w14:textId="77777777" w:rsidR="005524FC" w:rsidRDefault="005524FC">
      <w:pPr>
        <w:rPr>
          <w:rFonts w:eastAsia="Arial"/>
        </w:rPr>
      </w:pPr>
    </w:p>
    <w:p w14:paraId="0CA33A4A" w14:textId="77777777" w:rsidR="005524FC" w:rsidRDefault="005524FC">
      <w:pPr>
        <w:rPr>
          <w:rFonts w:eastAsia="Arial"/>
        </w:rPr>
      </w:pPr>
    </w:p>
    <w:p w14:paraId="6CFFE9C5" w14:textId="77777777" w:rsidR="005524FC" w:rsidRDefault="005524FC">
      <w:pPr>
        <w:rPr>
          <w:rFonts w:eastAsia="Arial"/>
        </w:rPr>
      </w:pPr>
    </w:p>
    <w:p w14:paraId="30B80FF2" w14:textId="77777777" w:rsidR="005524FC" w:rsidRDefault="005524FC">
      <w:pPr>
        <w:rPr>
          <w:rFonts w:eastAsia="Arial"/>
        </w:rPr>
      </w:pPr>
    </w:p>
    <w:p w14:paraId="2048879D" w14:textId="77777777" w:rsidR="005524FC" w:rsidRDefault="005524FC">
      <w:pPr>
        <w:rPr>
          <w:rFonts w:eastAsia="Arial"/>
        </w:rPr>
      </w:pPr>
    </w:p>
    <w:p w14:paraId="19875D91" w14:textId="77777777" w:rsidR="005524FC" w:rsidRDefault="005524FC">
      <w:pPr>
        <w:rPr>
          <w:rFonts w:eastAsia="Arial"/>
        </w:rPr>
      </w:pPr>
    </w:p>
    <w:p w14:paraId="791D3ABF" w14:textId="77777777" w:rsidR="005524FC" w:rsidRDefault="00DD5BE9">
      <w:pPr>
        <w:rPr>
          <w:rFonts w:eastAsia="Arial"/>
        </w:rPr>
      </w:pPr>
      <w:r>
        <w:rPr>
          <w:rFonts w:eastAsia="Arial"/>
          <w:noProof/>
        </w:rPr>
        <mc:AlternateContent>
          <mc:Choice Requires="wps">
            <w:drawing>
              <wp:anchor distT="0" distB="0" distL="114300" distR="114300" simplePos="0" relativeHeight="251671552" behindDoc="0" locked="0" layoutInCell="1" allowOverlap="1" wp14:anchorId="0FF3A36B" wp14:editId="10D104BC">
                <wp:simplePos x="0" y="0"/>
                <wp:positionH relativeFrom="column">
                  <wp:posOffset>-1042670</wp:posOffset>
                </wp:positionH>
                <wp:positionV relativeFrom="paragraph">
                  <wp:posOffset>2144395</wp:posOffset>
                </wp:positionV>
                <wp:extent cx="4331335" cy="422910"/>
                <wp:effectExtent l="6350" t="6350" r="8890" b="24765"/>
                <wp:wrapNone/>
                <wp:docPr id="4" name="Rectangle: Rounded Corners 4"/>
                <wp:cNvGraphicFramePr/>
                <a:graphic xmlns:a="http://schemas.openxmlformats.org/drawingml/2006/main">
                  <a:graphicData uri="http://schemas.microsoft.com/office/word/2010/wordprocessingShape">
                    <wps:wsp>
                      <wps:cNvSpPr/>
                      <wps:spPr>
                        <a:xfrm rot="16200000">
                          <a:off x="0" y="0"/>
                          <a:ext cx="4331335" cy="422910"/>
                        </a:xfrm>
                        <a:prstGeom prst="roundRect">
                          <a:avLst>
                            <a:gd name="adj" fmla="val 13889"/>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F83808" w14:textId="77777777" w:rsidR="005524FC" w:rsidRDefault="00DD5BE9">
                            <w:pPr>
                              <w:pStyle w:val="Header"/>
                              <w:jc w:val="center"/>
                              <w:rPr>
                                <w:b/>
                                <w:bCs/>
                                <w:sz w:val="44"/>
                                <w:szCs w:val="44"/>
                              </w:rPr>
                            </w:pPr>
                            <w:r>
                              <w:rPr>
                                <w:rFonts w:eastAsiaTheme="minorHAnsi"/>
                                <w:b/>
                                <w:bCs/>
                                <w:sz w:val="40"/>
                                <w:szCs w:val="40"/>
                                <w:lang w:val="en-IN"/>
                              </w:rPr>
                              <w:t>VOCABULARY TUTOR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Rectangle: Rounded Corners 4" o:spid="_x0000_s1026" o:spt="2" style="position:absolute;left:0pt;margin-left:-82.1pt;margin-top:168.85pt;height:33.3pt;width:341.05pt;rotation:-5898240f;z-index:251671552;v-text-anchor:middle;mso-width-relative:page;mso-height-relative:page;" fillcolor="#FFFFFF [3201]" filled="t" stroked="t" coordsize="21600,21600" arcsize="0.138888888888889" o:gfxdata="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LnG74NwAAAAMAQAADwAAAAAAAAABACAAAAAiAAAAZHJzL2Rvd25yZXYueG1sUEsB&#10;AhQAFAAAAAgAh07iQP5UuOmcAgAAUwUAAA4AAAAAAAAAAQAgAAAAKwEAAGRycy9lMm9Eb2MueG1s&#10;UEsFBgAAAAAGAAYAWQEAADkGAAAAAA==&#10;">
                <v:fill on="t" focussize="0,0"/>
                <v:stroke weight="1pt" color="#000000 [3213]" miterlimit="8" joinstyle="miter"/>
                <v:imagedata o:title=""/>
                <o:lock v:ext="edit" aspectratio="f"/>
                <v:textbox>
                  <w:txbxContent>
                    <w:p>
                      <w:pPr>
                        <w:pStyle w:val="12"/>
                        <w:jc w:val="center"/>
                        <w:rPr>
                          <w:b/>
                          <w:bCs/>
                          <w:sz w:val="44"/>
                          <w:szCs w:val="44"/>
                        </w:rPr>
                      </w:pPr>
                      <w:r>
                        <w:rPr>
                          <w:rFonts w:eastAsiaTheme="minorHAnsi"/>
                          <w:b/>
                          <w:bCs/>
                          <w:sz w:val="40"/>
                          <w:szCs w:val="40"/>
                          <w:lang w:val="en-IN"/>
                        </w:rPr>
                        <w:t>VOCABULARY TUTOR</w:t>
                      </w:r>
                    </w:p>
                  </w:txbxContent>
                </v:textbox>
              </v:roundrect>
            </w:pict>
          </mc:Fallback>
        </mc:AlternateContent>
      </w:r>
    </w:p>
    <w:p w14:paraId="71639EA1" w14:textId="77777777" w:rsidR="005524FC" w:rsidRDefault="005524FC">
      <w:pPr>
        <w:rPr>
          <w:rFonts w:eastAsia="Arial"/>
        </w:rPr>
      </w:pPr>
    </w:p>
    <w:p w14:paraId="15C98066" w14:textId="77777777" w:rsidR="005524FC" w:rsidRDefault="005524FC">
      <w:pPr>
        <w:rPr>
          <w:rFonts w:eastAsia="Arial"/>
        </w:rPr>
      </w:pPr>
    </w:p>
    <w:p w14:paraId="6E4F90E9" w14:textId="77777777" w:rsidR="005524FC" w:rsidRDefault="005524FC">
      <w:pPr>
        <w:rPr>
          <w:rFonts w:eastAsia="Arial"/>
        </w:rPr>
      </w:pPr>
    </w:p>
    <w:p w14:paraId="7D771BE6" w14:textId="77777777" w:rsidR="005524FC" w:rsidRDefault="005524FC">
      <w:pPr>
        <w:rPr>
          <w:rFonts w:eastAsia="Arial"/>
        </w:rPr>
      </w:pPr>
    </w:p>
    <w:p w14:paraId="5D763E10" w14:textId="77777777" w:rsidR="005524FC" w:rsidRDefault="005524FC">
      <w:pPr>
        <w:rPr>
          <w:rFonts w:eastAsia="Arial"/>
        </w:rPr>
      </w:pPr>
    </w:p>
    <w:p w14:paraId="1C37E13A" w14:textId="77777777" w:rsidR="005524FC" w:rsidRDefault="005524FC">
      <w:pPr>
        <w:rPr>
          <w:rFonts w:eastAsia="Arial"/>
        </w:rPr>
      </w:pPr>
    </w:p>
    <w:p w14:paraId="26C839C0" w14:textId="77777777" w:rsidR="005524FC" w:rsidRDefault="005524FC">
      <w:pPr>
        <w:rPr>
          <w:rFonts w:eastAsia="Arial"/>
        </w:rPr>
      </w:pPr>
    </w:p>
    <w:p w14:paraId="6A5C3FC2" w14:textId="77777777" w:rsidR="005524FC" w:rsidRDefault="005524FC">
      <w:pPr>
        <w:rPr>
          <w:rFonts w:eastAsia="Arial"/>
          <w:lang w:val="en-IN"/>
        </w:rPr>
      </w:pPr>
    </w:p>
    <w:p w14:paraId="7006DA7A" w14:textId="77777777" w:rsidR="005524FC" w:rsidRDefault="005524FC">
      <w:pPr>
        <w:rPr>
          <w:rFonts w:eastAsia="Arial"/>
        </w:rPr>
      </w:pPr>
    </w:p>
    <w:p w14:paraId="51F874D4" w14:textId="77777777" w:rsidR="005524FC" w:rsidRDefault="005524FC">
      <w:pPr>
        <w:rPr>
          <w:rFonts w:eastAsia="Arial"/>
        </w:rPr>
      </w:pPr>
    </w:p>
    <w:p w14:paraId="43A6C241" w14:textId="77777777" w:rsidR="005524FC" w:rsidRDefault="005524FC">
      <w:pPr>
        <w:rPr>
          <w:rFonts w:eastAsia="Arial"/>
        </w:rPr>
      </w:pPr>
    </w:p>
    <w:p w14:paraId="6F771E43" w14:textId="77777777" w:rsidR="005524FC" w:rsidRDefault="005524FC">
      <w:pPr>
        <w:rPr>
          <w:rFonts w:eastAsia="Arial"/>
        </w:rPr>
      </w:pPr>
    </w:p>
    <w:p w14:paraId="47D0EAB3" w14:textId="77777777" w:rsidR="005524FC" w:rsidRDefault="005524FC">
      <w:pPr>
        <w:rPr>
          <w:rFonts w:eastAsia="Arial"/>
        </w:rPr>
      </w:pPr>
    </w:p>
    <w:p w14:paraId="34C8A055" w14:textId="77777777" w:rsidR="005524FC" w:rsidRDefault="005524FC">
      <w:pPr>
        <w:rPr>
          <w:rFonts w:eastAsia="Arial"/>
        </w:rPr>
      </w:pPr>
    </w:p>
    <w:p w14:paraId="0FBBA56A" w14:textId="77777777" w:rsidR="005524FC" w:rsidRDefault="005524FC">
      <w:pPr>
        <w:rPr>
          <w:rFonts w:eastAsia="Arial"/>
        </w:rPr>
      </w:pPr>
    </w:p>
    <w:p w14:paraId="2CC58064" w14:textId="77777777" w:rsidR="005524FC" w:rsidRDefault="005524FC">
      <w:pPr>
        <w:rPr>
          <w:rFonts w:eastAsia="Arial"/>
        </w:rPr>
      </w:pPr>
    </w:p>
    <w:p w14:paraId="2FDB4E9A" w14:textId="77777777" w:rsidR="005524FC" w:rsidRDefault="005524FC">
      <w:pPr>
        <w:rPr>
          <w:rFonts w:eastAsia="Arial"/>
        </w:rPr>
      </w:pPr>
    </w:p>
    <w:p w14:paraId="0B632E5C" w14:textId="77777777" w:rsidR="005524FC" w:rsidRDefault="005524FC">
      <w:pPr>
        <w:rPr>
          <w:rFonts w:eastAsia="Arial"/>
        </w:rPr>
      </w:pPr>
    </w:p>
    <w:p w14:paraId="76F62CAD" w14:textId="77777777" w:rsidR="005524FC" w:rsidRDefault="005524FC">
      <w:pPr>
        <w:rPr>
          <w:rFonts w:eastAsia="Arial"/>
        </w:rPr>
      </w:pPr>
    </w:p>
    <w:p w14:paraId="5D1CDDF6" w14:textId="77777777" w:rsidR="005524FC" w:rsidRDefault="005524FC">
      <w:pPr>
        <w:rPr>
          <w:rFonts w:eastAsia="Arial"/>
        </w:rPr>
      </w:pPr>
    </w:p>
    <w:p w14:paraId="377BFC9C" w14:textId="77777777" w:rsidR="005524FC" w:rsidRDefault="005524FC">
      <w:pPr>
        <w:rPr>
          <w:rFonts w:eastAsia="Arial"/>
          <w:b/>
          <w:bCs/>
          <w:sz w:val="24"/>
          <w:szCs w:val="24"/>
        </w:rPr>
      </w:pPr>
    </w:p>
    <w:p w14:paraId="2A96C923" w14:textId="77777777" w:rsidR="005524FC" w:rsidRDefault="005524FC"/>
    <w:p w14:paraId="75AEFCBB" w14:textId="77777777" w:rsidR="005524FC" w:rsidRDefault="005524FC">
      <w:pPr>
        <w:pStyle w:val="Heading2"/>
        <w:ind w:left="0"/>
        <w:rPr>
          <w:sz w:val="28"/>
          <w:szCs w:val="28"/>
        </w:rPr>
      </w:pPr>
    </w:p>
    <w:p w14:paraId="55229AE7" w14:textId="77777777" w:rsidR="005524FC" w:rsidRDefault="005524FC"/>
    <w:p w14:paraId="2B9D6B42" w14:textId="77777777" w:rsidR="005524FC" w:rsidRDefault="00DD5BE9">
      <w:pPr>
        <w:pStyle w:val="Heading2"/>
        <w:spacing w:before="0" w:after="0" w:line="240" w:lineRule="auto"/>
        <w:ind w:left="4321"/>
        <w:rPr>
          <w:sz w:val="28"/>
          <w:szCs w:val="28"/>
        </w:rPr>
      </w:pPr>
      <w:r>
        <w:rPr>
          <w:sz w:val="28"/>
          <w:szCs w:val="28"/>
        </w:rPr>
        <w:lastRenderedPageBreak/>
        <w:t xml:space="preserve">CHAPTER 5: </w:t>
      </w:r>
    </w:p>
    <w:p w14:paraId="51288690" w14:textId="77777777" w:rsidR="005524FC" w:rsidRDefault="00DD5BE9">
      <w:pPr>
        <w:pStyle w:val="Heading2"/>
        <w:rPr>
          <w:sz w:val="28"/>
          <w:szCs w:val="28"/>
        </w:rPr>
      </w:pPr>
      <w:r>
        <w:rPr>
          <w:sz w:val="28"/>
          <w:szCs w:val="28"/>
        </w:rPr>
        <w:t xml:space="preserve">                         RESULTS AND DISCUSSION</w:t>
      </w:r>
    </w:p>
    <w:p w14:paraId="1ABF1603" w14:textId="77777777" w:rsidR="005524FC" w:rsidRDefault="00DD5BE9">
      <w:pPr>
        <w:pStyle w:val="Heading2"/>
        <w:ind w:left="0" w:firstLine="720"/>
        <w:rPr>
          <w:b w:val="0"/>
          <w:bCs w:val="0"/>
          <w:sz w:val="24"/>
          <w:szCs w:val="24"/>
        </w:rPr>
      </w:pPr>
      <w:r>
        <w:rPr>
          <w:sz w:val="28"/>
          <w:szCs w:val="28"/>
        </w:rPr>
        <w:t>5.1 Implementation:</w:t>
      </w:r>
    </w:p>
    <w:p w14:paraId="2FBC2072" w14:textId="77777777" w:rsidR="005524FC" w:rsidRDefault="00DD5BE9">
      <w:pPr>
        <w:pStyle w:val="Heading2"/>
        <w:spacing w:before="0" w:after="0" w:line="240" w:lineRule="auto"/>
        <w:ind w:left="720" w:firstLine="420"/>
        <w:rPr>
          <w:rFonts w:eastAsiaTheme="minorHAnsi"/>
          <w:color w:val="000000"/>
          <w:sz w:val="28"/>
          <w:szCs w:val="28"/>
          <w:lang w:val="en-IN"/>
        </w:rPr>
      </w:pPr>
      <w:r>
        <w:rPr>
          <w:sz w:val="24"/>
          <w:szCs w:val="24"/>
        </w:rPr>
        <w:t>5.1.1 Main Code</w:t>
      </w:r>
      <w:r>
        <w:rPr>
          <w:b w:val="0"/>
          <w:bCs w:val="0"/>
          <w:sz w:val="24"/>
          <w:szCs w:val="24"/>
        </w:rPr>
        <w:br/>
      </w:r>
    </w:p>
    <w:p w14:paraId="5F358775" w14:textId="77777777" w:rsidR="005524FC" w:rsidRDefault="00DD5BE9">
      <w:pPr>
        <w:pStyle w:val="Heading2"/>
        <w:spacing w:before="0" w:after="0" w:line="240" w:lineRule="auto"/>
        <w:ind w:left="0"/>
        <w:rPr>
          <w:rFonts w:eastAsiaTheme="minorHAnsi"/>
          <w:b w:val="0"/>
          <w:bCs w:val="0"/>
          <w:color w:val="000000"/>
          <w:sz w:val="32"/>
          <w:szCs w:val="32"/>
          <w:lang w:val="en-IN"/>
        </w:rPr>
      </w:pPr>
      <w:r>
        <w:rPr>
          <w:rFonts w:eastAsiaTheme="minorHAnsi"/>
          <w:color w:val="000000"/>
          <w:sz w:val="28"/>
          <w:szCs w:val="28"/>
          <w:lang w:val="en-IN"/>
        </w:rPr>
        <w:t xml:space="preserve">       Modules</w:t>
      </w:r>
    </w:p>
    <w:p w14:paraId="239A8FBD"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import pyttsx3</w:t>
      </w:r>
    </w:p>
    <w:p w14:paraId="7B88FF47"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from plyer import notification</w:t>
      </w:r>
    </w:p>
    <w:p w14:paraId="51B63AC8"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import time</w:t>
      </w:r>
    </w:p>
    <w:p w14:paraId="56F9EB63"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 xml:space="preserve">import </w:t>
      </w:r>
      <w:proofErr w:type="spellStart"/>
      <w:r>
        <w:rPr>
          <w:rFonts w:eastAsiaTheme="minorHAnsi"/>
          <w:color w:val="000000"/>
          <w:sz w:val="28"/>
          <w:szCs w:val="28"/>
          <w:lang w:val="en-IN"/>
        </w:rPr>
        <w:t>openpyxl</w:t>
      </w:r>
      <w:proofErr w:type="spellEnd"/>
    </w:p>
    <w:p w14:paraId="4CC821E9"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import inflect</w:t>
      </w:r>
    </w:p>
    <w:p w14:paraId="34C9C588"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 xml:space="preserve">from </w:t>
      </w:r>
      <w:proofErr w:type="spellStart"/>
      <w:r>
        <w:rPr>
          <w:rFonts w:eastAsiaTheme="minorHAnsi"/>
          <w:color w:val="000000"/>
          <w:sz w:val="28"/>
          <w:szCs w:val="28"/>
          <w:lang w:val="en-IN"/>
        </w:rPr>
        <w:t>tkinter</w:t>
      </w:r>
      <w:proofErr w:type="spellEnd"/>
      <w:r>
        <w:rPr>
          <w:rFonts w:eastAsiaTheme="minorHAnsi"/>
          <w:color w:val="000000"/>
          <w:sz w:val="28"/>
          <w:szCs w:val="28"/>
          <w:lang w:val="en-IN"/>
        </w:rPr>
        <w:t xml:space="preserve"> import *</w:t>
      </w:r>
    </w:p>
    <w:p w14:paraId="3BABBCBC"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 xml:space="preserve">from PyQt5.QtCore import </w:t>
      </w:r>
      <w:proofErr w:type="spellStart"/>
      <w:r>
        <w:rPr>
          <w:rFonts w:eastAsiaTheme="minorHAnsi"/>
          <w:color w:val="000000"/>
          <w:sz w:val="28"/>
          <w:szCs w:val="28"/>
          <w:lang w:val="en-IN"/>
        </w:rPr>
        <w:t>QObject</w:t>
      </w:r>
      <w:proofErr w:type="spellEnd"/>
      <w:r>
        <w:rPr>
          <w:rFonts w:eastAsiaTheme="minorHAnsi"/>
          <w:color w:val="000000"/>
          <w:sz w:val="28"/>
          <w:szCs w:val="28"/>
          <w:lang w:val="en-IN"/>
        </w:rPr>
        <w:t xml:space="preserve">, </w:t>
      </w:r>
      <w:proofErr w:type="spellStart"/>
      <w:r>
        <w:rPr>
          <w:rFonts w:eastAsiaTheme="minorHAnsi"/>
          <w:color w:val="000000"/>
          <w:sz w:val="28"/>
          <w:szCs w:val="28"/>
          <w:lang w:val="en-IN"/>
        </w:rPr>
        <w:t>QThread</w:t>
      </w:r>
      <w:proofErr w:type="spellEnd"/>
      <w:r>
        <w:rPr>
          <w:rFonts w:eastAsiaTheme="minorHAnsi"/>
          <w:color w:val="000000"/>
          <w:sz w:val="28"/>
          <w:szCs w:val="28"/>
          <w:lang w:val="en-IN"/>
        </w:rPr>
        <w:t xml:space="preserve">, </w:t>
      </w:r>
      <w:proofErr w:type="spellStart"/>
      <w:r>
        <w:rPr>
          <w:rFonts w:eastAsiaTheme="minorHAnsi"/>
          <w:color w:val="000000"/>
          <w:sz w:val="28"/>
          <w:szCs w:val="28"/>
          <w:lang w:val="en-IN"/>
        </w:rPr>
        <w:t>pyqtSignal</w:t>
      </w:r>
      <w:proofErr w:type="spellEnd"/>
    </w:p>
    <w:p w14:paraId="46745954"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import threading</w:t>
      </w:r>
    </w:p>
    <w:p w14:paraId="7893CDF8" w14:textId="77777777" w:rsidR="005524FC" w:rsidRDefault="00DD5BE9">
      <w:pPr>
        <w:widowControl/>
        <w:adjustRightInd w:val="0"/>
        <w:spacing w:after="0" w:line="480" w:lineRule="auto"/>
        <w:ind w:firstLine="720"/>
        <w:rPr>
          <w:rFonts w:eastAsiaTheme="minorHAnsi"/>
          <w:b/>
          <w:bCs/>
          <w:sz w:val="32"/>
          <w:szCs w:val="32"/>
          <w:lang w:val="en-IN"/>
        </w:rPr>
      </w:pPr>
      <w:r>
        <w:rPr>
          <w:rFonts w:eastAsiaTheme="minorHAnsi"/>
          <w:b/>
          <w:bCs/>
          <w:sz w:val="32"/>
          <w:szCs w:val="32"/>
          <w:lang w:val="en-IN"/>
        </w:rPr>
        <w:t>Console</w:t>
      </w:r>
    </w:p>
    <w:p w14:paraId="595196DB"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r>
      <w:r>
        <w:rPr>
          <w:rFonts w:eastAsiaTheme="minorHAnsi"/>
          <w:color w:val="000000"/>
          <w:sz w:val="28"/>
          <w:szCs w:val="28"/>
          <w:lang w:val="en-IN"/>
        </w:rPr>
        <w:tab/>
        <w:t xml:space="preserve">root = Tk() </w:t>
      </w:r>
    </w:p>
    <w:p w14:paraId="2A1541D3"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r>
      <w:r>
        <w:rPr>
          <w:rFonts w:eastAsiaTheme="minorHAnsi"/>
          <w:color w:val="000000"/>
          <w:sz w:val="28"/>
          <w:szCs w:val="28"/>
          <w:lang w:val="en-IN"/>
        </w:rPr>
        <w:tab/>
      </w:r>
      <w:proofErr w:type="spellStart"/>
      <w:r>
        <w:rPr>
          <w:rFonts w:eastAsiaTheme="minorHAnsi"/>
          <w:color w:val="000000"/>
          <w:sz w:val="28"/>
          <w:szCs w:val="28"/>
          <w:lang w:val="en-IN"/>
        </w:rPr>
        <w:t>root.title</w:t>
      </w:r>
      <w:proofErr w:type="spellEnd"/>
      <w:r>
        <w:rPr>
          <w:rFonts w:eastAsiaTheme="minorHAnsi"/>
          <w:color w:val="000000"/>
          <w:sz w:val="28"/>
          <w:szCs w:val="28"/>
          <w:lang w:val="en-IN"/>
        </w:rPr>
        <w:t>(</w:t>
      </w:r>
      <w:r>
        <w:rPr>
          <w:rFonts w:eastAsiaTheme="minorHAnsi"/>
          <w:color w:val="93D150"/>
          <w:sz w:val="28"/>
          <w:szCs w:val="28"/>
          <w:lang w:val="en-IN"/>
        </w:rPr>
        <w:t>'Vocabulary tutor'</w:t>
      </w:r>
      <w:r>
        <w:rPr>
          <w:rFonts w:eastAsiaTheme="minorHAnsi"/>
          <w:color w:val="000000"/>
          <w:sz w:val="28"/>
          <w:szCs w:val="28"/>
          <w:lang w:val="en-IN"/>
        </w:rPr>
        <w:t>)</w:t>
      </w:r>
    </w:p>
    <w:p w14:paraId="0C8B1592"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r>
      <w:r>
        <w:rPr>
          <w:rFonts w:eastAsiaTheme="minorHAnsi"/>
          <w:color w:val="000000"/>
          <w:sz w:val="28"/>
          <w:szCs w:val="28"/>
          <w:lang w:val="en-IN"/>
        </w:rPr>
        <w:tab/>
      </w:r>
      <w:proofErr w:type="spellStart"/>
      <w:r>
        <w:rPr>
          <w:rFonts w:eastAsiaTheme="minorHAnsi"/>
          <w:color w:val="000000"/>
          <w:sz w:val="28"/>
          <w:szCs w:val="28"/>
          <w:lang w:val="en-IN"/>
        </w:rPr>
        <w:t>root.geometry</w:t>
      </w:r>
      <w:proofErr w:type="spellEnd"/>
      <w:r>
        <w:rPr>
          <w:rFonts w:eastAsiaTheme="minorHAnsi"/>
          <w:color w:val="000000"/>
          <w:sz w:val="28"/>
          <w:szCs w:val="28"/>
          <w:lang w:val="en-IN"/>
        </w:rPr>
        <w:t>(</w:t>
      </w:r>
      <w:r>
        <w:rPr>
          <w:rFonts w:eastAsiaTheme="minorHAnsi"/>
          <w:color w:val="93D150"/>
          <w:sz w:val="28"/>
          <w:szCs w:val="28"/>
          <w:lang w:val="en-IN"/>
        </w:rPr>
        <w:t>"700x700"</w:t>
      </w:r>
      <w:r>
        <w:rPr>
          <w:rFonts w:eastAsiaTheme="minorHAnsi"/>
          <w:color w:val="000000"/>
          <w:sz w:val="28"/>
          <w:szCs w:val="28"/>
          <w:lang w:val="en-IN"/>
        </w:rPr>
        <w:t>)</w:t>
      </w:r>
    </w:p>
    <w:p w14:paraId="4EC73451"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r>
      <w:r>
        <w:rPr>
          <w:rFonts w:eastAsiaTheme="minorHAnsi"/>
          <w:color w:val="000000"/>
          <w:sz w:val="28"/>
          <w:szCs w:val="28"/>
          <w:lang w:val="en-IN"/>
        </w:rPr>
        <w:tab/>
      </w:r>
      <w:proofErr w:type="spellStart"/>
      <w:r>
        <w:rPr>
          <w:rFonts w:eastAsiaTheme="minorHAnsi"/>
          <w:color w:val="000000"/>
          <w:sz w:val="28"/>
          <w:szCs w:val="28"/>
          <w:lang w:val="en-IN"/>
        </w:rPr>
        <w:t>root.configure</w:t>
      </w:r>
      <w:proofErr w:type="spellEnd"/>
      <w:r>
        <w:rPr>
          <w:rFonts w:eastAsiaTheme="minorHAnsi"/>
          <w:color w:val="000000"/>
          <w:sz w:val="28"/>
          <w:szCs w:val="28"/>
          <w:lang w:val="en-IN"/>
        </w:rPr>
        <w:t>(background=</w:t>
      </w:r>
      <w:r>
        <w:rPr>
          <w:rFonts w:eastAsiaTheme="minorHAnsi"/>
          <w:color w:val="79BC31"/>
          <w:sz w:val="28"/>
          <w:szCs w:val="28"/>
          <w:lang w:val="en-IN"/>
        </w:rPr>
        <w:t>'gray27'</w:t>
      </w:r>
      <w:r>
        <w:rPr>
          <w:rFonts w:eastAsiaTheme="minorHAnsi"/>
          <w:color w:val="000000"/>
          <w:sz w:val="28"/>
          <w:szCs w:val="28"/>
          <w:lang w:val="en-IN"/>
        </w:rPr>
        <w:t>)</w:t>
      </w:r>
    </w:p>
    <w:p w14:paraId="4B2EDCB2" w14:textId="77777777" w:rsidR="005524FC" w:rsidRDefault="00DD5BE9">
      <w:pPr>
        <w:widowControl/>
        <w:adjustRightInd w:val="0"/>
        <w:spacing w:after="0" w:line="480" w:lineRule="auto"/>
        <w:rPr>
          <w:rFonts w:eastAsiaTheme="minorHAnsi"/>
          <w:color w:val="0000CD"/>
          <w:sz w:val="28"/>
          <w:szCs w:val="28"/>
          <w:lang w:val="en-IN"/>
        </w:rPr>
      </w:pPr>
      <w:r>
        <w:rPr>
          <w:rFonts w:eastAsiaTheme="minorHAnsi"/>
          <w:color w:val="F89646"/>
          <w:sz w:val="28"/>
          <w:szCs w:val="28"/>
          <w:lang w:val="en-IN"/>
        </w:rPr>
        <w:t xml:space="preserve">  </w:t>
      </w:r>
      <w:r>
        <w:rPr>
          <w:rFonts w:eastAsiaTheme="minorHAnsi"/>
          <w:color w:val="F89646"/>
          <w:sz w:val="28"/>
          <w:szCs w:val="28"/>
          <w:lang w:val="en-IN"/>
        </w:rPr>
        <w:tab/>
        <w:t xml:space="preserve">def </w:t>
      </w:r>
      <w:r>
        <w:rPr>
          <w:rFonts w:eastAsiaTheme="minorHAnsi"/>
          <w:color w:val="0000CD"/>
          <w:sz w:val="28"/>
          <w:szCs w:val="28"/>
          <w:lang w:val="en-IN"/>
        </w:rPr>
        <w:t>submit():</w:t>
      </w:r>
    </w:p>
    <w:p w14:paraId="5FD56743"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t>background =</w:t>
      </w:r>
      <w:proofErr w:type="spellStart"/>
      <w:r>
        <w:rPr>
          <w:rFonts w:eastAsiaTheme="minorHAnsi"/>
          <w:color w:val="000000"/>
          <w:sz w:val="28"/>
          <w:szCs w:val="28"/>
          <w:lang w:val="en-IN"/>
        </w:rPr>
        <w:t>threading.Thread</w:t>
      </w:r>
      <w:proofErr w:type="spellEnd"/>
      <w:r>
        <w:rPr>
          <w:rFonts w:eastAsiaTheme="minorHAnsi"/>
          <w:color w:val="000000"/>
          <w:sz w:val="28"/>
          <w:szCs w:val="28"/>
          <w:lang w:val="en-IN"/>
        </w:rPr>
        <w:t>(target=</w:t>
      </w:r>
      <w:proofErr w:type="spellStart"/>
      <w:r>
        <w:rPr>
          <w:rFonts w:eastAsiaTheme="minorHAnsi"/>
          <w:color w:val="000000"/>
          <w:sz w:val="28"/>
          <w:szCs w:val="28"/>
          <w:lang w:val="en-IN"/>
        </w:rPr>
        <w:t>values,args</w:t>
      </w:r>
      <w:proofErr w:type="spellEnd"/>
      <w:r>
        <w:rPr>
          <w:rFonts w:eastAsiaTheme="minorHAnsi"/>
          <w:color w:val="000000"/>
          <w:sz w:val="28"/>
          <w:szCs w:val="28"/>
          <w:lang w:val="en-IN"/>
        </w:rPr>
        <w:t>=</w:t>
      </w:r>
    </w:p>
    <w:p w14:paraId="18E763F0"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(my_box1.get(),int(my_box2.get()),))</w:t>
      </w:r>
    </w:p>
    <w:p w14:paraId="7FF1A58E"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proofErr w:type="spellStart"/>
      <w:r>
        <w:rPr>
          <w:rFonts w:eastAsiaTheme="minorHAnsi"/>
          <w:color w:val="000000"/>
          <w:sz w:val="28"/>
          <w:szCs w:val="28"/>
          <w:lang w:val="en-IN"/>
        </w:rPr>
        <w:t>background.start</w:t>
      </w:r>
      <w:proofErr w:type="spellEnd"/>
      <w:r>
        <w:rPr>
          <w:rFonts w:eastAsiaTheme="minorHAnsi"/>
          <w:color w:val="000000"/>
          <w:sz w:val="28"/>
          <w:szCs w:val="28"/>
          <w:lang w:val="en-IN"/>
        </w:rPr>
        <w:t>()</w:t>
      </w:r>
    </w:p>
    <w:p w14:paraId="746941B4"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r>
      <w:r>
        <w:rPr>
          <w:rFonts w:eastAsiaTheme="minorHAnsi"/>
          <w:color w:val="F89646"/>
          <w:sz w:val="28"/>
          <w:szCs w:val="28"/>
          <w:lang w:val="en-IN"/>
        </w:rPr>
        <w:t xml:space="preserve">def </w:t>
      </w:r>
      <w:r>
        <w:rPr>
          <w:rFonts w:eastAsiaTheme="minorHAnsi"/>
          <w:color w:val="0000CD"/>
          <w:sz w:val="28"/>
          <w:szCs w:val="28"/>
          <w:lang w:val="en-IN"/>
        </w:rPr>
        <w:t>destroy</w:t>
      </w:r>
      <w:r>
        <w:rPr>
          <w:rFonts w:eastAsiaTheme="minorHAnsi"/>
          <w:color w:val="000000"/>
          <w:sz w:val="28"/>
          <w:szCs w:val="28"/>
          <w:lang w:val="en-IN"/>
        </w:rPr>
        <w:t>() :</w:t>
      </w:r>
    </w:p>
    <w:p w14:paraId="050A7FD2"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t xml:space="preserve">   </w:t>
      </w:r>
      <w:proofErr w:type="spellStart"/>
      <w:r>
        <w:rPr>
          <w:rFonts w:eastAsiaTheme="minorHAnsi"/>
          <w:color w:val="000000"/>
          <w:sz w:val="28"/>
          <w:szCs w:val="28"/>
          <w:lang w:val="en-IN"/>
        </w:rPr>
        <w:t>root.destroy</w:t>
      </w:r>
      <w:proofErr w:type="spellEnd"/>
      <w:r>
        <w:rPr>
          <w:rFonts w:eastAsiaTheme="minorHAnsi"/>
          <w:color w:val="000000"/>
          <w:sz w:val="28"/>
          <w:szCs w:val="28"/>
          <w:lang w:val="en-IN"/>
        </w:rPr>
        <w:t>()</w:t>
      </w:r>
    </w:p>
    <w:p w14:paraId="7ED63E47"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CD00CD"/>
          <w:sz w:val="28"/>
          <w:szCs w:val="28"/>
          <w:lang w:val="en-IN"/>
        </w:rPr>
        <w:t xml:space="preserve">  </w:t>
      </w:r>
      <w:r>
        <w:rPr>
          <w:rFonts w:eastAsiaTheme="minorHAnsi"/>
          <w:color w:val="CD00CD"/>
          <w:sz w:val="28"/>
          <w:szCs w:val="28"/>
          <w:lang w:val="en-IN"/>
        </w:rPr>
        <w:tab/>
      </w:r>
      <w:r>
        <w:rPr>
          <w:rFonts w:eastAsiaTheme="minorHAnsi"/>
          <w:color w:val="CD00CD"/>
          <w:sz w:val="28"/>
          <w:szCs w:val="28"/>
          <w:lang w:val="en-IN"/>
        </w:rPr>
        <w:tab/>
        <w:t>quit</w:t>
      </w:r>
      <w:r>
        <w:rPr>
          <w:rFonts w:eastAsiaTheme="minorHAnsi"/>
          <w:color w:val="000000"/>
          <w:sz w:val="28"/>
          <w:szCs w:val="28"/>
          <w:lang w:val="en-IN"/>
        </w:rPr>
        <w:t>()</w:t>
      </w:r>
    </w:p>
    <w:p w14:paraId="7C202353" w14:textId="77777777" w:rsidR="005524FC" w:rsidRDefault="00DD5BE9">
      <w:pPr>
        <w:widowControl/>
        <w:adjustRightInd w:val="0"/>
        <w:spacing w:after="0" w:line="480" w:lineRule="auto"/>
        <w:ind w:left="720" w:firstLine="720"/>
        <w:rPr>
          <w:rFonts w:eastAsiaTheme="minorHAnsi"/>
          <w:color w:val="79BC31"/>
          <w:sz w:val="28"/>
          <w:szCs w:val="28"/>
          <w:lang w:val="en-IN"/>
        </w:rPr>
      </w:pPr>
      <w:r>
        <w:rPr>
          <w:rFonts w:eastAsiaTheme="minorHAnsi"/>
          <w:color w:val="000000"/>
          <w:sz w:val="28"/>
          <w:szCs w:val="28"/>
          <w:lang w:val="en-IN"/>
        </w:rPr>
        <w:lastRenderedPageBreak/>
        <w:t>read=</w:t>
      </w:r>
      <w:r>
        <w:rPr>
          <w:rFonts w:eastAsiaTheme="minorHAnsi"/>
          <w:color w:val="79BC31"/>
          <w:sz w:val="28"/>
          <w:szCs w:val="28"/>
          <w:lang w:val="en-IN"/>
        </w:rPr>
        <w:t>"""Welcome to Vocabulary Tutor, this app allows you to set the timer.</w:t>
      </w:r>
    </w:p>
    <w:p w14:paraId="77F818F7" w14:textId="77777777" w:rsidR="005524FC" w:rsidRDefault="00DD5BE9">
      <w:pPr>
        <w:widowControl/>
        <w:adjustRightInd w:val="0"/>
        <w:spacing w:after="0" w:line="480" w:lineRule="auto"/>
        <w:ind w:left="720" w:firstLine="720"/>
        <w:rPr>
          <w:rFonts w:eastAsiaTheme="minorHAnsi"/>
          <w:color w:val="79BC31"/>
          <w:sz w:val="28"/>
          <w:szCs w:val="28"/>
          <w:lang w:val="en-IN"/>
        </w:rPr>
      </w:pPr>
      <w:r>
        <w:rPr>
          <w:rFonts w:eastAsiaTheme="minorHAnsi"/>
          <w:color w:val="79BC31"/>
          <w:sz w:val="28"/>
          <w:szCs w:val="28"/>
          <w:lang w:val="en-IN"/>
        </w:rPr>
        <w:t>You will be notified with an English word and its meaning after every</w:t>
      </w:r>
    </w:p>
    <w:p w14:paraId="03E2B8A4" w14:textId="77777777" w:rsidR="005524FC" w:rsidRDefault="00DD5BE9">
      <w:pPr>
        <w:widowControl/>
        <w:adjustRightInd w:val="0"/>
        <w:spacing w:after="0" w:line="480" w:lineRule="auto"/>
        <w:ind w:left="720" w:firstLine="720"/>
        <w:rPr>
          <w:rFonts w:eastAsiaTheme="minorHAnsi"/>
          <w:color w:val="79BC31"/>
          <w:sz w:val="28"/>
          <w:szCs w:val="28"/>
          <w:lang w:val="en-IN"/>
        </w:rPr>
      </w:pPr>
      <w:r>
        <w:rPr>
          <w:rFonts w:eastAsiaTheme="minorHAnsi"/>
          <w:color w:val="79BC31"/>
          <w:sz w:val="28"/>
          <w:szCs w:val="28"/>
          <w:lang w:val="en-IN"/>
        </w:rPr>
        <w:t>specified time. Please fill the below requirements to continue... """</w:t>
      </w:r>
    </w:p>
    <w:p w14:paraId="2BD21743" w14:textId="77777777" w:rsidR="005524FC" w:rsidRDefault="00DD5BE9">
      <w:pPr>
        <w:widowControl/>
        <w:adjustRightInd w:val="0"/>
        <w:spacing w:after="0" w:line="480" w:lineRule="auto"/>
        <w:ind w:left="1440"/>
        <w:rPr>
          <w:rFonts w:eastAsiaTheme="minorHAnsi"/>
          <w:color w:val="000000"/>
          <w:sz w:val="28"/>
          <w:szCs w:val="28"/>
          <w:lang w:val="en-IN"/>
        </w:rPr>
      </w:pPr>
      <w:r>
        <w:rPr>
          <w:rFonts w:eastAsiaTheme="minorHAnsi"/>
          <w:color w:val="000000"/>
          <w:sz w:val="28"/>
          <w:szCs w:val="28"/>
          <w:lang w:val="en-IN"/>
        </w:rPr>
        <w:t>my_label0 = Label(root, text=read, font=(</w:t>
      </w:r>
      <w:r>
        <w:rPr>
          <w:rFonts w:eastAsiaTheme="minorHAnsi"/>
          <w:color w:val="79BC31"/>
          <w:sz w:val="28"/>
          <w:szCs w:val="28"/>
          <w:lang w:val="en-IN"/>
        </w:rPr>
        <w:t>"Courier"</w:t>
      </w:r>
      <w:r>
        <w:rPr>
          <w:rFonts w:eastAsiaTheme="minorHAnsi"/>
          <w:color w:val="000000"/>
          <w:sz w:val="28"/>
          <w:szCs w:val="28"/>
          <w:lang w:val="en-IN"/>
        </w:rPr>
        <w:t>,18,</w:t>
      </w:r>
      <w:r>
        <w:rPr>
          <w:rFonts w:eastAsiaTheme="minorHAnsi"/>
          <w:color w:val="79BC31"/>
          <w:sz w:val="28"/>
          <w:szCs w:val="28"/>
          <w:lang w:val="en-IN"/>
        </w:rPr>
        <w:t>"bolditalic"</w:t>
      </w:r>
      <w:r>
        <w:rPr>
          <w:rFonts w:eastAsiaTheme="minorHAnsi"/>
          <w:color w:val="000000"/>
          <w:sz w:val="28"/>
          <w:szCs w:val="28"/>
          <w:lang w:val="en-IN"/>
        </w:rPr>
        <w:t>),</w:t>
      </w:r>
      <w:proofErr w:type="spellStart"/>
      <w:r>
        <w:rPr>
          <w:rFonts w:eastAsiaTheme="minorHAnsi"/>
          <w:color w:val="000000"/>
          <w:sz w:val="28"/>
          <w:szCs w:val="28"/>
          <w:lang w:val="en-IN"/>
        </w:rPr>
        <w:t>fg</w:t>
      </w:r>
      <w:proofErr w:type="spellEnd"/>
      <w:r>
        <w:rPr>
          <w:rFonts w:eastAsiaTheme="minorHAnsi"/>
          <w:color w:val="000000"/>
          <w:sz w:val="28"/>
          <w:szCs w:val="28"/>
          <w:lang w:val="en-IN"/>
        </w:rPr>
        <w:t>=</w:t>
      </w:r>
      <w:r>
        <w:rPr>
          <w:rFonts w:eastAsiaTheme="minorHAnsi"/>
          <w:color w:val="79BC31"/>
          <w:sz w:val="28"/>
          <w:szCs w:val="28"/>
          <w:lang w:val="en-IN"/>
        </w:rPr>
        <w:t>"light cyan"</w:t>
      </w:r>
      <w:r>
        <w:rPr>
          <w:rFonts w:eastAsiaTheme="minorHAnsi"/>
          <w:color w:val="000000"/>
          <w:sz w:val="28"/>
          <w:szCs w:val="28"/>
          <w:lang w:val="en-IN"/>
        </w:rPr>
        <w:t>,</w:t>
      </w:r>
      <w:proofErr w:type="spellStart"/>
      <w:r>
        <w:rPr>
          <w:rFonts w:eastAsiaTheme="minorHAnsi"/>
          <w:color w:val="000000"/>
          <w:sz w:val="28"/>
          <w:szCs w:val="28"/>
          <w:lang w:val="en-IN"/>
        </w:rPr>
        <w:t>bg</w:t>
      </w:r>
      <w:proofErr w:type="spellEnd"/>
      <w:r>
        <w:rPr>
          <w:rFonts w:eastAsiaTheme="minorHAnsi"/>
          <w:color w:val="000000"/>
          <w:sz w:val="28"/>
          <w:szCs w:val="28"/>
          <w:lang w:val="en-IN"/>
        </w:rPr>
        <w:t>=</w:t>
      </w:r>
      <w:r>
        <w:rPr>
          <w:rFonts w:eastAsiaTheme="minorHAnsi"/>
          <w:color w:val="79BC31"/>
          <w:sz w:val="28"/>
          <w:szCs w:val="28"/>
          <w:lang w:val="en-IN"/>
        </w:rPr>
        <w:t>"gray27"</w:t>
      </w:r>
      <w:r>
        <w:rPr>
          <w:rFonts w:eastAsiaTheme="minorHAnsi"/>
          <w:color w:val="000000"/>
          <w:sz w:val="28"/>
          <w:szCs w:val="28"/>
          <w:lang w:val="en-IN"/>
        </w:rPr>
        <w:t>)</w:t>
      </w:r>
    </w:p>
    <w:p w14:paraId="35D33B35"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000000"/>
          <w:sz w:val="28"/>
          <w:szCs w:val="28"/>
          <w:lang w:val="en-IN"/>
        </w:rPr>
        <w:t>my_label0.pack(</w:t>
      </w:r>
      <w:proofErr w:type="spellStart"/>
      <w:r>
        <w:rPr>
          <w:rFonts w:eastAsiaTheme="minorHAnsi"/>
          <w:color w:val="000000"/>
          <w:sz w:val="28"/>
          <w:szCs w:val="28"/>
          <w:lang w:val="en-IN"/>
        </w:rPr>
        <w:t>pady</w:t>
      </w:r>
      <w:proofErr w:type="spellEnd"/>
      <w:r>
        <w:rPr>
          <w:rFonts w:eastAsiaTheme="minorHAnsi"/>
          <w:color w:val="000000"/>
          <w:sz w:val="28"/>
          <w:szCs w:val="28"/>
          <w:lang w:val="en-IN"/>
        </w:rPr>
        <w:t>=20)</w:t>
      </w:r>
    </w:p>
    <w:p w14:paraId="0393403E"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000000"/>
          <w:sz w:val="28"/>
          <w:szCs w:val="28"/>
          <w:lang w:val="en-IN"/>
        </w:rPr>
        <w:t>my_label1 = Label(root, text=</w:t>
      </w:r>
      <w:r>
        <w:rPr>
          <w:rFonts w:eastAsiaTheme="minorHAnsi"/>
          <w:color w:val="79BC31"/>
          <w:sz w:val="28"/>
          <w:szCs w:val="28"/>
          <w:lang w:val="en-IN"/>
        </w:rPr>
        <w:t>"Enter your name"</w:t>
      </w:r>
      <w:r>
        <w:rPr>
          <w:rFonts w:eastAsiaTheme="minorHAnsi"/>
          <w:color w:val="000000"/>
          <w:sz w:val="28"/>
          <w:szCs w:val="28"/>
          <w:lang w:val="en-IN"/>
        </w:rPr>
        <w:t>,</w:t>
      </w:r>
    </w:p>
    <w:p w14:paraId="431431C9"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t xml:space="preserve">  font=(</w:t>
      </w:r>
      <w:r>
        <w:rPr>
          <w:rFonts w:eastAsiaTheme="minorHAnsi"/>
          <w:color w:val="79BC31"/>
          <w:sz w:val="28"/>
          <w:szCs w:val="28"/>
          <w:lang w:val="en-IN"/>
        </w:rPr>
        <w:t>"Helvetica"</w:t>
      </w:r>
      <w:r>
        <w:rPr>
          <w:rFonts w:eastAsiaTheme="minorHAnsi"/>
          <w:color w:val="000000"/>
          <w:sz w:val="28"/>
          <w:szCs w:val="28"/>
          <w:lang w:val="en-IN"/>
        </w:rPr>
        <w:t>,18),</w:t>
      </w:r>
      <w:proofErr w:type="spellStart"/>
      <w:r>
        <w:rPr>
          <w:rFonts w:eastAsiaTheme="minorHAnsi"/>
          <w:color w:val="000000"/>
          <w:sz w:val="28"/>
          <w:szCs w:val="28"/>
          <w:lang w:val="en-IN"/>
        </w:rPr>
        <w:t>fg</w:t>
      </w:r>
      <w:proofErr w:type="spellEnd"/>
      <w:r>
        <w:rPr>
          <w:rFonts w:eastAsiaTheme="minorHAnsi"/>
          <w:color w:val="000000"/>
          <w:sz w:val="28"/>
          <w:szCs w:val="28"/>
          <w:lang w:val="en-IN"/>
        </w:rPr>
        <w:t>=</w:t>
      </w:r>
      <w:r>
        <w:rPr>
          <w:rFonts w:eastAsiaTheme="minorHAnsi"/>
          <w:color w:val="79BC31"/>
          <w:sz w:val="28"/>
          <w:szCs w:val="28"/>
          <w:lang w:val="en-IN"/>
        </w:rPr>
        <w:t>"gold"</w:t>
      </w:r>
      <w:r>
        <w:rPr>
          <w:rFonts w:eastAsiaTheme="minorHAnsi"/>
          <w:color w:val="000000"/>
          <w:sz w:val="28"/>
          <w:szCs w:val="28"/>
          <w:lang w:val="en-IN"/>
        </w:rPr>
        <w:t>,</w:t>
      </w:r>
      <w:proofErr w:type="spellStart"/>
      <w:r>
        <w:rPr>
          <w:rFonts w:eastAsiaTheme="minorHAnsi"/>
          <w:color w:val="000000"/>
          <w:sz w:val="28"/>
          <w:szCs w:val="28"/>
          <w:lang w:val="en-IN"/>
        </w:rPr>
        <w:t>bg</w:t>
      </w:r>
      <w:proofErr w:type="spellEnd"/>
      <w:r>
        <w:rPr>
          <w:rFonts w:eastAsiaTheme="minorHAnsi"/>
          <w:color w:val="000000"/>
          <w:sz w:val="28"/>
          <w:szCs w:val="28"/>
          <w:lang w:val="en-IN"/>
        </w:rPr>
        <w:t>=</w:t>
      </w:r>
      <w:r>
        <w:rPr>
          <w:rFonts w:eastAsiaTheme="minorHAnsi"/>
          <w:color w:val="79BC31"/>
          <w:sz w:val="28"/>
          <w:szCs w:val="28"/>
          <w:lang w:val="en-IN"/>
        </w:rPr>
        <w:t>"gray27"</w:t>
      </w:r>
      <w:r>
        <w:rPr>
          <w:rFonts w:eastAsiaTheme="minorHAnsi"/>
          <w:color w:val="000000"/>
          <w:sz w:val="28"/>
          <w:szCs w:val="28"/>
          <w:lang w:val="en-IN"/>
        </w:rPr>
        <w:t>)</w:t>
      </w:r>
    </w:p>
    <w:p w14:paraId="78C6CCC0"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000000"/>
          <w:sz w:val="28"/>
          <w:szCs w:val="28"/>
          <w:lang w:val="en-IN"/>
        </w:rPr>
        <w:t xml:space="preserve"> my_label1.pack(</w:t>
      </w:r>
      <w:proofErr w:type="spellStart"/>
      <w:r>
        <w:rPr>
          <w:rFonts w:eastAsiaTheme="minorHAnsi"/>
          <w:color w:val="000000"/>
          <w:sz w:val="28"/>
          <w:szCs w:val="28"/>
          <w:lang w:val="en-IN"/>
        </w:rPr>
        <w:t>pady</w:t>
      </w:r>
      <w:proofErr w:type="spellEnd"/>
      <w:r>
        <w:rPr>
          <w:rFonts w:eastAsiaTheme="minorHAnsi"/>
          <w:color w:val="000000"/>
          <w:sz w:val="28"/>
          <w:szCs w:val="28"/>
          <w:lang w:val="en-IN"/>
        </w:rPr>
        <w:t>=20)</w:t>
      </w:r>
    </w:p>
    <w:p w14:paraId="7DA9CEB1"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000000"/>
          <w:sz w:val="28"/>
          <w:szCs w:val="28"/>
          <w:lang w:val="en-IN"/>
        </w:rPr>
        <w:t>my_box1 = Entry(root)</w:t>
      </w:r>
    </w:p>
    <w:p w14:paraId="766B60B2"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t>my_box1.pack(</w:t>
      </w:r>
      <w:proofErr w:type="spellStart"/>
      <w:r>
        <w:rPr>
          <w:rFonts w:eastAsiaTheme="minorHAnsi"/>
          <w:color w:val="000000"/>
          <w:sz w:val="28"/>
          <w:szCs w:val="28"/>
          <w:lang w:val="en-IN"/>
        </w:rPr>
        <w:t>pady</w:t>
      </w:r>
      <w:proofErr w:type="spellEnd"/>
      <w:r>
        <w:rPr>
          <w:rFonts w:eastAsiaTheme="minorHAnsi"/>
          <w:color w:val="000000"/>
          <w:sz w:val="28"/>
          <w:szCs w:val="28"/>
          <w:lang w:val="en-IN"/>
        </w:rPr>
        <w:t>=20)</w:t>
      </w:r>
    </w:p>
    <w:p w14:paraId="10698B5F" w14:textId="77777777" w:rsidR="005524FC" w:rsidRDefault="00DD5BE9">
      <w:pPr>
        <w:widowControl/>
        <w:adjustRightInd w:val="0"/>
        <w:spacing w:after="0" w:line="480" w:lineRule="auto"/>
        <w:ind w:left="1440"/>
        <w:rPr>
          <w:rFonts w:eastAsiaTheme="minorHAnsi"/>
          <w:color w:val="000000"/>
          <w:sz w:val="28"/>
          <w:szCs w:val="28"/>
          <w:lang w:val="en-IN"/>
        </w:rPr>
      </w:pPr>
      <w:proofErr w:type="spellStart"/>
      <w:r>
        <w:rPr>
          <w:rFonts w:eastAsiaTheme="minorHAnsi"/>
          <w:color w:val="000000"/>
          <w:sz w:val="28"/>
          <w:szCs w:val="28"/>
          <w:lang w:val="en-IN"/>
        </w:rPr>
        <w:t>my_label</w:t>
      </w:r>
      <w:proofErr w:type="spellEnd"/>
      <w:r>
        <w:rPr>
          <w:rFonts w:eastAsiaTheme="minorHAnsi"/>
          <w:color w:val="000000"/>
          <w:sz w:val="28"/>
          <w:szCs w:val="28"/>
          <w:lang w:val="en-IN"/>
        </w:rPr>
        <w:t xml:space="preserve"> = Label(root, text=</w:t>
      </w:r>
      <w:r>
        <w:rPr>
          <w:rFonts w:eastAsiaTheme="minorHAnsi"/>
          <w:color w:val="79BC31"/>
          <w:sz w:val="28"/>
          <w:szCs w:val="28"/>
          <w:lang w:val="en-IN"/>
        </w:rPr>
        <w:t>"Set the timer (in sec)"</w:t>
      </w:r>
      <w:r>
        <w:rPr>
          <w:rFonts w:eastAsiaTheme="minorHAnsi"/>
          <w:color w:val="000000"/>
          <w:sz w:val="28"/>
          <w:szCs w:val="28"/>
          <w:lang w:val="en-IN"/>
        </w:rPr>
        <w:t>, font=(</w:t>
      </w:r>
      <w:r>
        <w:rPr>
          <w:rFonts w:eastAsiaTheme="minorHAnsi"/>
          <w:color w:val="79BC31"/>
          <w:sz w:val="28"/>
          <w:szCs w:val="28"/>
          <w:lang w:val="en-IN"/>
        </w:rPr>
        <w:t>"Timesbold"</w:t>
      </w:r>
      <w:r>
        <w:rPr>
          <w:rFonts w:eastAsiaTheme="minorHAnsi"/>
          <w:color w:val="000000"/>
          <w:sz w:val="28"/>
          <w:szCs w:val="28"/>
          <w:lang w:val="en-IN"/>
        </w:rPr>
        <w:t>,18),</w:t>
      </w:r>
      <w:proofErr w:type="spellStart"/>
      <w:r>
        <w:rPr>
          <w:rFonts w:eastAsiaTheme="minorHAnsi"/>
          <w:color w:val="000000"/>
          <w:sz w:val="28"/>
          <w:szCs w:val="28"/>
          <w:lang w:val="en-IN"/>
        </w:rPr>
        <w:t>fg</w:t>
      </w:r>
      <w:proofErr w:type="spellEnd"/>
      <w:r>
        <w:rPr>
          <w:rFonts w:eastAsiaTheme="minorHAnsi"/>
          <w:color w:val="000000"/>
          <w:sz w:val="28"/>
          <w:szCs w:val="28"/>
          <w:lang w:val="en-IN"/>
        </w:rPr>
        <w:t xml:space="preserve"> = </w:t>
      </w:r>
      <w:r>
        <w:rPr>
          <w:rFonts w:eastAsiaTheme="minorHAnsi"/>
          <w:color w:val="79BC31"/>
          <w:sz w:val="28"/>
          <w:szCs w:val="28"/>
          <w:lang w:val="en-IN"/>
        </w:rPr>
        <w:t>"gold"</w:t>
      </w:r>
      <w:r>
        <w:rPr>
          <w:rFonts w:eastAsiaTheme="minorHAnsi"/>
          <w:color w:val="000000"/>
          <w:sz w:val="28"/>
          <w:szCs w:val="28"/>
          <w:lang w:val="en-IN"/>
        </w:rPr>
        <w:t>,</w:t>
      </w:r>
      <w:proofErr w:type="spellStart"/>
      <w:r>
        <w:rPr>
          <w:rFonts w:eastAsiaTheme="minorHAnsi"/>
          <w:color w:val="000000"/>
          <w:sz w:val="28"/>
          <w:szCs w:val="28"/>
          <w:lang w:val="en-IN"/>
        </w:rPr>
        <w:t>bg</w:t>
      </w:r>
      <w:proofErr w:type="spellEnd"/>
      <w:r>
        <w:rPr>
          <w:rFonts w:eastAsiaTheme="minorHAnsi"/>
          <w:color w:val="000000"/>
          <w:sz w:val="28"/>
          <w:szCs w:val="28"/>
          <w:lang w:val="en-IN"/>
        </w:rPr>
        <w:t>=</w:t>
      </w:r>
      <w:r>
        <w:rPr>
          <w:rFonts w:eastAsiaTheme="minorHAnsi"/>
          <w:color w:val="79BC31"/>
          <w:sz w:val="28"/>
          <w:szCs w:val="28"/>
          <w:lang w:val="en-IN"/>
        </w:rPr>
        <w:t>"gray27"</w:t>
      </w:r>
      <w:r>
        <w:rPr>
          <w:rFonts w:eastAsiaTheme="minorHAnsi"/>
          <w:color w:val="000000"/>
          <w:sz w:val="28"/>
          <w:szCs w:val="28"/>
          <w:lang w:val="en-IN"/>
        </w:rPr>
        <w:t>)</w:t>
      </w:r>
    </w:p>
    <w:p w14:paraId="3C1474FB" w14:textId="77777777" w:rsidR="005524FC" w:rsidRDefault="00DD5BE9">
      <w:pPr>
        <w:widowControl/>
        <w:adjustRightInd w:val="0"/>
        <w:spacing w:after="0" w:line="480" w:lineRule="auto"/>
        <w:ind w:left="720" w:firstLine="720"/>
        <w:rPr>
          <w:rFonts w:eastAsiaTheme="minorHAnsi"/>
          <w:color w:val="000000"/>
          <w:sz w:val="28"/>
          <w:szCs w:val="28"/>
          <w:lang w:val="en-IN"/>
        </w:rPr>
      </w:pPr>
      <w:proofErr w:type="spellStart"/>
      <w:r>
        <w:rPr>
          <w:rFonts w:eastAsiaTheme="minorHAnsi"/>
          <w:color w:val="000000"/>
          <w:sz w:val="28"/>
          <w:szCs w:val="28"/>
          <w:lang w:val="en-IN"/>
        </w:rPr>
        <w:t>my_label.pack</w:t>
      </w:r>
      <w:proofErr w:type="spellEnd"/>
      <w:r>
        <w:rPr>
          <w:rFonts w:eastAsiaTheme="minorHAnsi"/>
          <w:color w:val="000000"/>
          <w:sz w:val="28"/>
          <w:szCs w:val="28"/>
          <w:lang w:val="en-IN"/>
        </w:rPr>
        <w:t>(</w:t>
      </w:r>
      <w:proofErr w:type="spellStart"/>
      <w:r>
        <w:rPr>
          <w:rFonts w:eastAsiaTheme="minorHAnsi"/>
          <w:color w:val="000000"/>
          <w:sz w:val="28"/>
          <w:szCs w:val="28"/>
          <w:lang w:val="en-IN"/>
        </w:rPr>
        <w:t>pady</w:t>
      </w:r>
      <w:proofErr w:type="spellEnd"/>
      <w:r>
        <w:rPr>
          <w:rFonts w:eastAsiaTheme="minorHAnsi"/>
          <w:color w:val="000000"/>
          <w:sz w:val="28"/>
          <w:szCs w:val="28"/>
          <w:lang w:val="en-IN"/>
        </w:rPr>
        <w:t>=20)</w:t>
      </w:r>
    </w:p>
    <w:p w14:paraId="77D8A73C"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000000"/>
          <w:sz w:val="28"/>
          <w:szCs w:val="28"/>
          <w:lang w:val="en-IN"/>
        </w:rPr>
        <w:t>my_box2 = Entry(root) my_box2.pack(</w:t>
      </w:r>
      <w:proofErr w:type="spellStart"/>
      <w:r>
        <w:rPr>
          <w:rFonts w:eastAsiaTheme="minorHAnsi"/>
          <w:color w:val="000000"/>
          <w:sz w:val="28"/>
          <w:szCs w:val="28"/>
          <w:lang w:val="en-IN"/>
        </w:rPr>
        <w:t>pady</w:t>
      </w:r>
      <w:proofErr w:type="spellEnd"/>
      <w:r>
        <w:rPr>
          <w:rFonts w:eastAsiaTheme="minorHAnsi"/>
          <w:color w:val="000000"/>
          <w:sz w:val="28"/>
          <w:szCs w:val="28"/>
          <w:lang w:val="en-IN"/>
        </w:rPr>
        <w:t>=20)</w:t>
      </w:r>
    </w:p>
    <w:p w14:paraId="4D9491C5" w14:textId="77777777" w:rsidR="005524FC" w:rsidRDefault="00DD5BE9">
      <w:pPr>
        <w:widowControl/>
        <w:adjustRightInd w:val="0"/>
        <w:spacing w:after="0" w:line="480" w:lineRule="auto"/>
        <w:ind w:left="720" w:firstLine="720"/>
        <w:rPr>
          <w:rFonts w:eastAsiaTheme="minorHAnsi"/>
          <w:color w:val="79BC31"/>
          <w:sz w:val="28"/>
          <w:szCs w:val="28"/>
          <w:lang w:val="en-IN"/>
        </w:rPr>
      </w:pPr>
      <w:proofErr w:type="spellStart"/>
      <w:r>
        <w:rPr>
          <w:rFonts w:eastAsiaTheme="minorHAnsi"/>
          <w:color w:val="000000"/>
          <w:sz w:val="28"/>
          <w:szCs w:val="28"/>
          <w:lang w:val="en-IN"/>
        </w:rPr>
        <w:t>my_button</w:t>
      </w:r>
      <w:proofErr w:type="spellEnd"/>
      <w:r>
        <w:rPr>
          <w:rFonts w:eastAsiaTheme="minorHAnsi"/>
          <w:color w:val="000000"/>
          <w:sz w:val="28"/>
          <w:szCs w:val="28"/>
          <w:lang w:val="en-IN"/>
        </w:rPr>
        <w:t xml:space="preserve"> = Button(</w:t>
      </w:r>
      <w:proofErr w:type="spellStart"/>
      <w:r>
        <w:rPr>
          <w:rFonts w:eastAsiaTheme="minorHAnsi"/>
          <w:color w:val="000000"/>
          <w:sz w:val="28"/>
          <w:szCs w:val="28"/>
          <w:lang w:val="en-IN"/>
        </w:rPr>
        <w:t>root,text</w:t>
      </w:r>
      <w:proofErr w:type="spellEnd"/>
      <w:r>
        <w:rPr>
          <w:rFonts w:eastAsiaTheme="minorHAnsi"/>
          <w:color w:val="000000"/>
          <w:sz w:val="28"/>
          <w:szCs w:val="28"/>
          <w:lang w:val="en-IN"/>
        </w:rPr>
        <w:t>=</w:t>
      </w:r>
      <w:r>
        <w:rPr>
          <w:rFonts w:eastAsiaTheme="minorHAnsi"/>
          <w:color w:val="79BC31"/>
          <w:sz w:val="28"/>
          <w:szCs w:val="28"/>
          <w:lang w:val="en-IN"/>
        </w:rPr>
        <w:t>"Submit"</w:t>
      </w:r>
      <w:r>
        <w:rPr>
          <w:rFonts w:eastAsiaTheme="minorHAnsi"/>
          <w:color w:val="000000"/>
          <w:sz w:val="28"/>
          <w:szCs w:val="28"/>
          <w:lang w:val="en-IN"/>
        </w:rPr>
        <w:t>,</w:t>
      </w:r>
      <w:proofErr w:type="spellStart"/>
      <w:r>
        <w:rPr>
          <w:rFonts w:eastAsiaTheme="minorHAnsi"/>
          <w:color w:val="000000"/>
          <w:sz w:val="28"/>
          <w:szCs w:val="28"/>
          <w:lang w:val="en-IN"/>
        </w:rPr>
        <w:t>fg</w:t>
      </w:r>
      <w:proofErr w:type="spellEnd"/>
      <w:r>
        <w:rPr>
          <w:rFonts w:eastAsiaTheme="minorHAnsi"/>
          <w:color w:val="000000"/>
          <w:sz w:val="28"/>
          <w:szCs w:val="28"/>
          <w:lang w:val="en-IN"/>
        </w:rPr>
        <w:t>=</w:t>
      </w:r>
      <w:r>
        <w:rPr>
          <w:rFonts w:eastAsiaTheme="minorHAnsi"/>
          <w:color w:val="79BC31"/>
          <w:sz w:val="28"/>
          <w:szCs w:val="28"/>
          <w:lang w:val="en-IN"/>
        </w:rPr>
        <w:t>'gray1'</w:t>
      </w:r>
      <w:r>
        <w:rPr>
          <w:rFonts w:eastAsiaTheme="minorHAnsi"/>
          <w:color w:val="000000"/>
          <w:sz w:val="28"/>
          <w:szCs w:val="28"/>
          <w:lang w:val="en-IN"/>
        </w:rPr>
        <w:t xml:space="preserve">, </w:t>
      </w:r>
      <w:proofErr w:type="spellStart"/>
      <w:r>
        <w:rPr>
          <w:rFonts w:eastAsiaTheme="minorHAnsi"/>
          <w:color w:val="000000"/>
          <w:sz w:val="28"/>
          <w:szCs w:val="28"/>
          <w:lang w:val="en-IN"/>
        </w:rPr>
        <w:t>bg</w:t>
      </w:r>
      <w:proofErr w:type="spellEnd"/>
      <w:r>
        <w:rPr>
          <w:rFonts w:eastAsiaTheme="minorHAnsi"/>
          <w:color w:val="000000"/>
          <w:sz w:val="28"/>
          <w:szCs w:val="28"/>
          <w:lang w:val="en-IN"/>
        </w:rPr>
        <w:t>=</w:t>
      </w:r>
      <w:r>
        <w:rPr>
          <w:rFonts w:eastAsiaTheme="minorHAnsi"/>
          <w:color w:val="79BC31"/>
          <w:sz w:val="28"/>
          <w:szCs w:val="28"/>
          <w:lang w:val="en-IN"/>
        </w:rPr>
        <w:t>'PaleVioletRed1'</w:t>
      </w:r>
    </w:p>
    <w:p w14:paraId="57A91ED6"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000000"/>
          <w:sz w:val="28"/>
          <w:szCs w:val="28"/>
          <w:lang w:val="en-IN"/>
        </w:rPr>
        <w:t xml:space="preserve">, </w:t>
      </w:r>
      <w:proofErr w:type="spellStart"/>
      <w:r>
        <w:rPr>
          <w:rFonts w:eastAsiaTheme="minorHAnsi"/>
          <w:color w:val="000000"/>
          <w:sz w:val="28"/>
          <w:szCs w:val="28"/>
          <w:lang w:val="en-IN"/>
        </w:rPr>
        <w:t>activebackground</w:t>
      </w:r>
      <w:proofErr w:type="spellEnd"/>
      <w:r>
        <w:rPr>
          <w:rFonts w:eastAsiaTheme="minorHAnsi"/>
          <w:color w:val="000000"/>
          <w:sz w:val="28"/>
          <w:szCs w:val="28"/>
          <w:lang w:val="en-IN"/>
        </w:rPr>
        <w:t>=</w:t>
      </w:r>
      <w:r>
        <w:rPr>
          <w:rFonts w:eastAsiaTheme="minorHAnsi"/>
          <w:color w:val="79BC31"/>
          <w:sz w:val="28"/>
          <w:szCs w:val="28"/>
          <w:lang w:val="en-IN"/>
        </w:rPr>
        <w:t xml:space="preserve">'lawn </w:t>
      </w:r>
      <w:proofErr w:type="spellStart"/>
      <w:r>
        <w:rPr>
          <w:rFonts w:eastAsiaTheme="minorHAnsi"/>
          <w:color w:val="79BC31"/>
          <w:sz w:val="28"/>
          <w:szCs w:val="28"/>
          <w:lang w:val="en-IN"/>
        </w:rPr>
        <w:t>green'</w:t>
      </w:r>
      <w:r>
        <w:rPr>
          <w:rFonts w:eastAsiaTheme="minorHAnsi"/>
          <w:color w:val="000000"/>
          <w:sz w:val="28"/>
          <w:szCs w:val="28"/>
          <w:lang w:val="en-IN"/>
        </w:rPr>
        <w:t>,command</w:t>
      </w:r>
      <w:proofErr w:type="spellEnd"/>
      <w:r>
        <w:rPr>
          <w:rFonts w:eastAsiaTheme="minorHAnsi"/>
          <w:color w:val="000000"/>
          <w:sz w:val="28"/>
          <w:szCs w:val="28"/>
          <w:lang w:val="en-IN"/>
        </w:rPr>
        <w:t>=submit)</w:t>
      </w:r>
      <w:proofErr w:type="spellStart"/>
      <w:r>
        <w:rPr>
          <w:rFonts w:eastAsiaTheme="minorHAnsi"/>
          <w:color w:val="000000"/>
          <w:sz w:val="28"/>
          <w:szCs w:val="28"/>
          <w:lang w:val="en-IN"/>
        </w:rPr>
        <w:t>my_button.pack</w:t>
      </w:r>
      <w:proofErr w:type="spellEnd"/>
      <w:r>
        <w:rPr>
          <w:rFonts w:eastAsiaTheme="minorHAnsi"/>
          <w:color w:val="000000"/>
          <w:sz w:val="28"/>
          <w:szCs w:val="28"/>
          <w:lang w:val="en-IN"/>
        </w:rPr>
        <w:t>(</w:t>
      </w:r>
      <w:proofErr w:type="spellStart"/>
      <w:r>
        <w:rPr>
          <w:rFonts w:eastAsiaTheme="minorHAnsi"/>
          <w:color w:val="000000"/>
          <w:sz w:val="28"/>
          <w:szCs w:val="28"/>
          <w:lang w:val="en-IN"/>
        </w:rPr>
        <w:t>pady</w:t>
      </w:r>
      <w:proofErr w:type="spellEnd"/>
      <w:r>
        <w:rPr>
          <w:rFonts w:eastAsiaTheme="minorHAnsi"/>
          <w:color w:val="000000"/>
          <w:sz w:val="28"/>
          <w:szCs w:val="28"/>
          <w:lang w:val="en-IN"/>
        </w:rPr>
        <w:t>=50)</w:t>
      </w:r>
    </w:p>
    <w:p w14:paraId="0E10E3A4" w14:textId="77777777" w:rsidR="005524FC" w:rsidRDefault="00DD5BE9">
      <w:pPr>
        <w:widowControl/>
        <w:adjustRightInd w:val="0"/>
        <w:spacing w:after="0" w:line="480" w:lineRule="auto"/>
        <w:ind w:left="720" w:firstLine="720"/>
        <w:rPr>
          <w:rFonts w:eastAsiaTheme="minorHAnsi"/>
          <w:color w:val="000000"/>
          <w:sz w:val="28"/>
          <w:szCs w:val="28"/>
          <w:lang w:val="en-IN"/>
        </w:rPr>
      </w:pPr>
      <w:proofErr w:type="spellStart"/>
      <w:r>
        <w:rPr>
          <w:rFonts w:eastAsiaTheme="minorHAnsi"/>
          <w:color w:val="000000"/>
          <w:sz w:val="28"/>
          <w:szCs w:val="28"/>
          <w:lang w:val="en-IN"/>
        </w:rPr>
        <w:t>exit_button</w:t>
      </w:r>
      <w:proofErr w:type="spellEnd"/>
      <w:r>
        <w:rPr>
          <w:rFonts w:eastAsiaTheme="minorHAnsi"/>
          <w:color w:val="000000"/>
          <w:sz w:val="28"/>
          <w:szCs w:val="28"/>
          <w:lang w:val="en-IN"/>
        </w:rPr>
        <w:t>= Button(root, text=</w:t>
      </w:r>
      <w:r>
        <w:rPr>
          <w:rFonts w:eastAsiaTheme="minorHAnsi"/>
          <w:color w:val="79BC31"/>
          <w:sz w:val="28"/>
          <w:szCs w:val="28"/>
          <w:lang w:val="en-IN"/>
        </w:rPr>
        <w:t>"Exit"</w:t>
      </w:r>
      <w:r>
        <w:rPr>
          <w:rFonts w:eastAsiaTheme="minorHAnsi"/>
          <w:color w:val="000000"/>
          <w:sz w:val="28"/>
          <w:szCs w:val="28"/>
          <w:lang w:val="en-IN"/>
        </w:rPr>
        <w:t>, command=destroy)</w:t>
      </w:r>
    </w:p>
    <w:p w14:paraId="38F9D3A2" w14:textId="77777777" w:rsidR="005524FC" w:rsidRDefault="00DD5BE9">
      <w:pPr>
        <w:widowControl/>
        <w:adjustRightInd w:val="0"/>
        <w:spacing w:after="0" w:line="480" w:lineRule="auto"/>
        <w:ind w:left="720" w:firstLine="720"/>
        <w:rPr>
          <w:rFonts w:eastAsiaTheme="minorHAnsi"/>
          <w:color w:val="000000"/>
          <w:sz w:val="28"/>
          <w:szCs w:val="28"/>
          <w:lang w:val="en-IN"/>
        </w:rPr>
      </w:pPr>
      <w:proofErr w:type="spellStart"/>
      <w:r>
        <w:rPr>
          <w:rFonts w:eastAsiaTheme="minorHAnsi"/>
          <w:color w:val="000000"/>
          <w:sz w:val="28"/>
          <w:szCs w:val="28"/>
          <w:lang w:val="en-IN"/>
        </w:rPr>
        <w:t>exit_button.pack</w:t>
      </w:r>
      <w:proofErr w:type="spellEnd"/>
      <w:r>
        <w:rPr>
          <w:rFonts w:eastAsiaTheme="minorHAnsi"/>
          <w:color w:val="000000"/>
          <w:sz w:val="28"/>
          <w:szCs w:val="28"/>
          <w:lang w:val="en-IN"/>
        </w:rPr>
        <w:t>(</w:t>
      </w:r>
      <w:proofErr w:type="spellStart"/>
      <w:r>
        <w:rPr>
          <w:rFonts w:eastAsiaTheme="minorHAnsi"/>
          <w:color w:val="000000"/>
          <w:sz w:val="28"/>
          <w:szCs w:val="28"/>
          <w:lang w:val="en-IN"/>
        </w:rPr>
        <w:t>pady</w:t>
      </w:r>
      <w:proofErr w:type="spellEnd"/>
      <w:r>
        <w:rPr>
          <w:rFonts w:eastAsiaTheme="minorHAnsi"/>
          <w:color w:val="000000"/>
          <w:sz w:val="28"/>
          <w:szCs w:val="28"/>
          <w:lang w:val="en-IN"/>
        </w:rPr>
        <w:t>=20)</w:t>
      </w:r>
    </w:p>
    <w:p w14:paraId="6338CB83" w14:textId="77777777" w:rsidR="005524FC" w:rsidRDefault="00DD5BE9">
      <w:pPr>
        <w:widowControl/>
        <w:adjustRightInd w:val="0"/>
        <w:spacing w:after="0" w:line="480" w:lineRule="auto"/>
        <w:ind w:firstLine="720"/>
        <w:rPr>
          <w:rFonts w:eastAsiaTheme="minorHAnsi"/>
          <w:b/>
          <w:bCs/>
          <w:sz w:val="28"/>
          <w:szCs w:val="28"/>
          <w:lang w:val="en-IN"/>
        </w:rPr>
      </w:pPr>
      <w:r>
        <w:rPr>
          <w:rFonts w:eastAsiaTheme="minorHAnsi"/>
          <w:b/>
          <w:bCs/>
          <w:sz w:val="28"/>
          <w:szCs w:val="28"/>
          <w:lang w:val="en-IN"/>
        </w:rPr>
        <w:t xml:space="preserve">     Main Code:</w:t>
      </w:r>
    </w:p>
    <w:p w14:paraId="14E43C61" w14:textId="77777777" w:rsidR="005524FC" w:rsidRDefault="00DD5BE9">
      <w:pPr>
        <w:widowControl/>
        <w:adjustRightInd w:val="0"/>
        <w:spacing w:after="0" w:line="480" w:lineRule="auto"/>
        <w:ind w:left="720" w:firstLine="720"/>
        <w:rPr>
          <w:rFonts w:eastAsiaTheme="minorHAnsi"/>
          <w:color w:val="79BC31"/>
          <w:sz w:val="28"/>
          <w:szCs w:val="28"/>
          <w:lang w:val="en-IN"/>
        </w:rPr>
      </w:pPr>
      <w:r>
        <w:rPr>
          <w:rFonts w:eastAsiaTheme="minorHAnsi"/>
          <w:color w:val="000000"/>
          <w:sz w:val="28"/>
          <w:szCs w:val="28"/>
          <w:lang w:val="en-IN"/>
        </w:rPr>
        <w:t>p=</w:t>
      </w:r>
      <w:proofErr w:type="spellStart"/>
      <w:r>
        <w:rPr>
          <w:rFonts w:eastAsiaTheme="minorHAnsi"/>
          <w:color w:val="000000"/>
          <w:sz w:val="28"/>
          <w:szCs w:val="28"/>
          <w:lang w:val="en-IN"/>
        </w:rPr>
        <w:t>inflect.engine</w:t>
      </w:r>
      <w:proofErr w:type="spellEnd"/>
      <w:r>
        <w:rPr>
          <w:rFonts w:eastAsiaTheme="minorHAnsi"/>
          <w:color w:val="000000"/>
          <w:sz w:val="28"/>
          <w:szCs w:val="28"/>
          <w:lang w:val="en-IN"/>
        </w:rPr>
        <w:t xml:space="preserve">() </w:t>
      </w:r>
      <w:proofErr w:type="spellStart"/>
      <w:r>
        <w:rPr>
          <w:rFonts w:eastAsiaTheme="minorHAnsi"/>
          <w:color w:val="000000"/>
          <w:sz w:val="28"/>
          <w:szCs w:val="28"/>
          <w:lang w:val="en-IN"/>
        </w:rPr>
        <w:t>file_location</w:t>
      </w:r>
      <w:proofErr w:type="spellEnd"/>
      <w:r>
        <w:rPr>
          <w:rFonts w:eastAsiaTheme="minorHAnsi"/>
          <w:color w:val="000000"/>
          <w:sz w:val="28"/>
          <w:szCs w:val="28"/>
          <w:lang w:val="en-IN"/>
        </w:rPr>
        <w:t>=</w:t>
      </w:r>
      <w:r>
        <w:rPr>
          <w:rFonts w:eastAsiaTheme="minorHAnsi"/>
          <w:color w:val="79BC31"/>
          <w:sz w:val="28"/>
          <w:szCs w:val="28"/>
          <w:lang w:val="en-IN"/>
        </w:rPr>
        <w:t>"list.xlsx"</w:t>
      </w:r>
    </w:p>
    <w:p w14:paraId="12ED1C46"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000000"/>
          <w:sz w:val="28"/>
          <w:szCs w:val="28"/>
          <w:lang w:val="en-IN"/>
        </w:rPr>
        <w:t>workbook=</w:t>
      </w:r>
      <w:proofErr w:type="spellStart"/>
      <w:r>
        <w:rPr>
          <w:rFonts w:eastAsiaTheme="minorHAnsi"/>
          <w:color w:val="000000"/>
          <w:sz w:val="28"/>
          <w:szCs w:val="28"/>
          <w:lang w:val="en-IN"/>
        </w:rPr>
        <w:t>openpyxl.load_workbook</w:t>
      </w:r>
      <w:proofErr w:type="spellEnd"/>
      <w:r>
        <w:rPr>
          <w:rFonts w:eastAsiaTheme="minorHAnsi"/>
          <w:color w:val="000000"/>
          <w:sz w:val="28"/>
          <w:szCs w:val="28"/>
          <w:lang w:val="en-IN"/>
        </w:rPr>
        <w:t>(</w:t>
      </w:r>
      <w:proofErr w:type="spellStart"/>
      <w:r>
        <w:rPr>
          <w:rFonts w:eastAsiaTheme="minorHAnsi"/>
          <w:color w:val="000000"/>
          <w:sz w:val="28"/>
          <w:szCs w:val="28"/>
          <w:lang w:val="en-IN"/>
        </w:rPr>
        <w:t>file_location</w:t>
      </w:r>
      <w:proofErr w:type="spellEnd"/>
      <w:r>
        <w:rPr>
          <w:rFonts w:eastAsiaTheme="minorHAnsi"/>
          <w:color w:val="000000"/>
          <w:sz w:val="28"/>
          <w:szCs w:val="28"/>
          <w:lang w:val="en-IN"/>
        </w:rPr>
        <w:t>)</w:t>
      </w:r>
    </w:p>
    <w:p w14:paraId="2D626466"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000000"/>
          <w:sz w:val="28"/>
          <w:szCs w:val="28"/>
          <w:lang w:val="en-IN"/>
        </w:rPr>
        <w:t>sheet=</w:t>
      </w:r>
      <w:proofErr w:type="spellStart"/>
      <w:r>
        <w:rPr>
          <w:rFonts w:eastAsiaTheme="minorHAnsi"/>
          <w:color w:val="000000"/>
          <w:sz w:val="28"/>
          <w:szCs w:val="28"/>
          <w:lang w:val="en-IN"/>
        </w:rPr>
        <w:t>workbook.active</w:t>
      </w:r>
      <w:proofErr w:type="spellEnd"/>
    </w:p>
    <w:p w14:paraId="32B27506"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F89646"/>
          <w:sz w:val="28"/>
          <w:szCs w:val="28"/>
          <w:lang w:val="en-IN"/>
        </w:rPr>
        <w:lastRenderedPageBreak/>
        <w:t xml:space="preserve">def </w:t>
      </w:r>
      <w:r>
        <w:rPr>
          <w:rFonts w:eastAsiaTheme="minorHAnsi"/>
          <w:color w:val="0000CD"/>
          <w:sz w:val="28"/>
          <w:szCs w:val="28"/>
          <w:lang w:val="en-IN"/>
        </w:rPr>
        <w:t>notify</w:t>
      </w:r>
      <w:r>
        <w:rPr>
          <w:rFonts w:eastAsiaTheme="minorHAnsi"/>
          <w:color w:val="000000"/>
          <w:sz w:val="28"/>
          <w:szCs w:val="28"/>
          <w:lang w:val="en-IN"/>
        </w:rPr>
        <w:t>(</w:t>
      </w:r>
      <w:proofErr w:type="spellStart"/>
      <w:r>
        <w:rPr>
          <w:rFonts w:eastAsiaTheme="minorHAnsi"/>
          <w:color w:val="000000"/>
          <w:sz w:val="28"/>
          <w:szCs w:val="28"/>
          <w:lang w:val="en-IN"/>
        </w:rPr>
        <w:t>title,message</w:t>
      </w:r>
      <w:proofErr w:type="spellEnd"/>
      <w:r>
        <w:rPr>
          <w:rFonts w:eastAsiaTheme="minorHAnsi"/>
          <w:color w:val="000000"/>
          <w:sz w:val="28"/>
          <w:szCs w:val="28"/>
          <w:lang w:val="en-IN"/>
        </w:rPr>
        <w:t xml:space="preserve">): </w:t>
      </w:r>
      <w:proofErr w:type="spellStart"/>
      <w:r>
        <w:rPr>
          <w:rFonts w:eastAsiaTheme="minorHAnsi"/>
          <w:color w:val="000000"/>
          <w:sz w:val="28"/>
          <w:szCs w:val="28"/>
          <w:lang w:val="en-IN"/>
        </w:rPr>
        <w:t>notification.notify</w:t>
      </w:r>
      <w:proofErr w:type="spellEnd"/>
      <w:r>
        <w:rPr>
          <w:rFonts w:eastAsiaTheme="minorHAnsi"/>
          <w:color w:val="000000"/>
          <w:sz w:val="28"/>
          <w:szCs w:val="28"/>
          <w:lang w:val="en-IN"/>
        </w:rPr>
        <w:t>(title=</w:t>
      </w:r>
      <w:proofErr w:type="spellStart"/>
      <w:r>
        <w:rPr>
          <w:rFonts w:eastAsiaTheme="minorHAnsi"/>
          <w:color w:val="000000"/>
          <w:sz w:val="28"/>
          <w:szCs w:val="28"/>
          <w:lang w:val="en-IN"/>
        </w:rPr>
        <w:t>title,message</w:t>
      </w:r>
      <w:proofErr w:type="spellEnd"/>
      <w:r>
        <w:rPr>
          <w:rFonts w:eastAsiaTheme="minorHAnsi"/>
          <w:color w:val="000000"/>
          <w:sz w:val="28"/>
          <w:szCs w:val="28"/>
          <w:lang w:val="en-IN"/>
        </w:rPr>
        <w:t>=</w:t>
      </w:r>
    </w:p>
    <w:p w14:paraId="0340241A"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r>
      <w:r>
        <w:rPr>
          <w:rFonts w:eastAsiaTheme="minorHAnsi"/>
          <w:color w:val="000000"/>
          <w:sz w:val="28"/>
          <w:szCs w:val="28"/>
          <w:lang w:val="en-IN"/>
        </w:rPr>
        <w:tab/>
        <w:t xml:space="preserve">  </w:t>
      </w:r>
      <w:proofErr w:type="spellStart"/>
      <w:r>
        <w:rPr>
          <w:rFonts w:eastAsiaTheme="minorHAnsi"/>
          <w:color w:val="000000"/>
          <w:sz w:val="28"/>
          <w:szCs w:val="28"/>
          <w:lang w:val="en-IN"/>
        </w:rPr>
        <w:t>message,app_icon</w:t>
      </w:r>
      <w:proofErr w:type="spellEnd"/>
      <w:r>
        <w:rPr>
          <w:rFonts w:eastAsiaTheme="minorHAnsi"/>
          <w:color w:val="000000"/>
          <w:sz w:val="28"/>
          <w:szCs w:val="28"/>
          <w:lang w:val="en-IN"/>
        </w:rPr>
        <w:t>=</w:t>
      </w:r>
      <w:r>
        <w:rPr>
          <w:rFonts w:eastAsiaTheme="minorHAnsi"/>
          <w:color w:val="79BC31"/>
          <w:sz w:val="28"/>
          <w:szCs w:val="28"/>
          <w:lang w:val="en-IN"/>
        </w:rPr>
        <w:t>"icon3.ico"</w:t>
      </w:r>
      <w:r>
        <w:rPr>
          <w:rFonts w:eastAsiaTheme="minorHAnsi"/>
          <w:color w:val="000000"/>
          <w:sz w:val="28"/>
          <w:szCs w:val="28"/>
          <w:lang w:val="en-IN"/>
        </w:rPr>
        <w:t>,timeout=15,)</w:t>
      </w:r>
    </w:p>
    <w:p w14:paraId="4EB5A068" w14:textId="77777777" w:rsidR="005524FC" w:rsidRDefault="00DD5BE9">
      <w:pPr>
        <w:widowControl/>
        <w:adjustRightInd w:val="0"/>
        <w:spacing w:after="0" w:line="480" w:lineRule="auto"/>
        <w:ind w:left="1440" w:firstLine="720"/>
        <w:rPr>
          <w:rFonts w:eastAsiaTheme="minorHAnsi"/>
          <w:color w:val="000000"/>
          <w:sz w:val="28"/>
          <w:szCs w:val="28"/>
          <w:lang w:val="en-IN"/>
        </w:rPr>
      </w:pPr>
      <w:r>
        <w:rPr>
          <w:rFonts w:eastAsiaTheme="minorHAnsi"/>
          <w:color w:val="000000"/>
          <w:sz w:val="28"/>
          <w:szCs w:val="28"/>
          <w:lang w:val="en-IN"/>
        </w:rPr>
        <w:t>engine = pyttsx3.init()</w:t>
      </w:r>
    </w:p>
    <w:p w14:paraId="28D7A102"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t xml:space="preserve">        </w:t>
      </w:r>
      <w:r>
        <w:rPr>
          <w:rFonts w:eastAsiaTheme="minorHAnsi"/>
          <w:color w:val="000000"/>
          <w:sz w:val="28"/>
          <w:szCs w:val="28"/>
          <w:lang w:val="en-IN"/>
        </w:rPr>
        <w:tab/>
      </w:r>
      <w:r>
        <w:rPr>
          <w:rFonts w:eastAsiaTheme="minorHAnsi"/>
          <w:color w:val="000000"/>
          <w:sz w:val="28"/>
          <w:szCs w:val="28"/>
          <w:lang w:val="en-IN"/>
        </w:rPr>
        <w:tab/>
        <w:t xml:space="preserve">voices = </w:t>
      </w:r>
      <w:proofErr w:type="spellStart"/>
      <w:r>
        <w:rPr>
          <w:rFonts w:eastAsiaTheme="minorHAnsi"/>
          <w:color w:val="000000"/>
          <w:sz w:val="28"/>
          <w:szCs w:val="28"/>
          <w:lang w:val="en-IN"/>
        </w:rPr>
        <w:t>engine.getProperty</w:t>
      </w:r>
      <w:proofErr w:type="spellEnd"/>
      <w:r>
        <w:rPr>
          <w:rFonts w:eastAsiaTheme="minorHAnsi"/>
          <w:color w:val="000000"/>
          <w:sz w:val="28"/>
          <w:szCs w:val="28"/>
          <w:lang w:val="en-IN"/>
        </w:rPr>
        <w:t>(</w:t>
      </w:r>
      <w:r>
        <w:rPr>
          <w:rFonts w:eastAsiaTheme="minorHAnsi"/>
          <w:color w:val="79BC31"/>
          <w:sz w:val="28"/>
          <w:szCs w:val="28"/>
          <w:lang w:val="en-IN"/>
        </w:rPr>
        <w:t>'voices'</w:t>
      </w:r>
      <w:r>
        <w:rPr>
          <w:rFonts w:eastAsiaTheme="minorHAnsi"/>
          <w:color w:val="000000"/>
          <w:sz w:val="28"/>
          <w:szCs w:val="28"/>
          <w:lang w:val="en-IN"/>
        </w:rPr>
        <w:t>)</w:t>
      </w:r>
    </w:p>
    <w:p w14:paraId="7348916E"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r>
      <w:r>
        <w:rPr>
          <w:rFonts w:eastAsiaTheme="minorHAnsi"/>
          <w:color w:val="000000"/>
          <w:sz w:val="28"/>
          <w:szCs w:val="28"/>
          <w:lang w:val="en-IN"/>
        </w:rPr>
        <w:tab/>
      </w:r>
      <w:proofErr w:type="spellStart"/>
      <w:r>
        <w:rPr>
          <w:rFonts w:eastAsiaTheme="minorHAnsi"/>
          <w:color w:val="000000"/>
          <w:sz w:val="28"/>
          <w:szCs w:val="28"/>
          <w:lang w:val="en-IN"/>
        </w:rPr>
        <w:t>engine.setProperty</w:t>
      </w:r>
      <w:proofErr w:type="spellEnd"/>
      <w:r>
        <w:rPr>
          <w:rFonts w:eastAsiaTheme="minorHAnsi"/>
          <w:color w:val="000000"/>
          <w:sz w:val="28"/>
          <w:szCs w:val="28"/>
          <w:lang w:val="en-IN"/>
        </w:rPr>
        <w:t>(</w:t>
      </w:r>
      <w:r>
        <w:rPr>
          <w:rFonts w:eastAsiaTheme="minorHAnsi"/>
          <w:color w:val="79BC31"/>
          <w:sz w:val="28"/>
          <w:szCs w:val="28"/>
          <w:lang w:val="en-IN"/>
        </w:rPr>
        <w:t>'</w:t>
      </w:r>
      <w:proofErr w:type="spellStart"/>
      <w:r>
        <w:rPr>
          <w:rFonts w:eastAsiaTheme="minorHAnsi"/>
          <w:color w:val="79BC31"/>
          <w:sz w:val="28"/>
          <w:szCs w:val="28"/>
          <w:lang w:val="en-IN"/>
        </w:rPr>
        <w:t>voice'</w:t>
      </w:r>
      <w:r>
        <w:rPr>
          <w:rFonts w:eastAsiaTheme="minorHAnsi"/>
          <w:color w:val="000000"/>
          <w:sz w:val="28"/>
          <w:szCs w:val="28"/>
          <w:lang w:val="en-IN"/>
        </w:rPr>
        <w:t>,voices</w:t>
      </w:r>
      <w:proofErr w:type="spellEnd"/>
      <w:r>
        <w:rPr>
          <w:rFonts w:eastAsiaTheme="minorHAnsi"/>
          <w:color w:val="000000"/>
          <w:sz w:val="28"/>
          <w:szCs w:val="28"/>
          <w:lang w:val="en-IN"/>
        </w:rPr>
        <w:t>[1].id)</w:t>
      </w:r>
    </w:p>
    <w:p w14:paraId="420022A5"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r>
      <w:r>
        <w:rPr>
          <w:rFonts w:eastAsiaTheme="minorHAnsi"/>
          <w:color w:val="000000"/>
          <w:sz w:val="28"/>
          <w:szCs w:val="28"/>
          <w:lang w:val="en-IN"/>
        </w:rPr>
        <w:tab/>
      </w:r>
      <w:proofErr w:type="spellStart"/>
      <w:r>
        <w:rPr>
          <w:rFonts w:eastAsiaTheme="minorHAnsi"/>
          <w:color w:val="000000"/>
          <w:sz w:val="28"/>
          <w:szCs w:val="28"/>
          <w:lang w:val="en-IN"/>
        </w:rPr>
        <w:t>engine.setProperty</w:t>
      </w:r>
      <w:proofErr w:type="spellEnd"/>
      <w:r>
        <w:rPr>
          <w:rFonts w:eastAsiaTheme="minorHAnsi"/>
          <w:color w:val="000000"/>
          <w:sz w:val="28"/>
          <w:szCs w:val="28"/>
          <w:lang w:val="en-IN"/>
        </w:rPr>
        <w:t>(</w:t>
      </w:r>
      <w:r>
        <w:rPr>
          <w:rFonts w:eastAsiaTheme="minorHAnsi"/>
          <w:color w:val="79BC31"/>
          <w:sz w:val="28"/>
          <w:szCs w:val="28"/>
          <w:lang w:val="en-IN"/>
        </w:rPr>
        <w:t>"rate"</w:t>
      </w:r>
      <w:r>
        <w:rPr>
          <w:rFonts w:eastAsiaTheme="minorHAnsi"/>
          <w:color w:val="000000"/>
          <w:sz w:val="28"/>
          <w:szCs w:val="28"/>
          <w:lang w:val="en-IN"/>
        </w:rPr>
        <w:t xml:space="preserve">,135) </w:t>
      </w:r>
      <w:proofErr w:type="spellStart"/>
      <w:r>
        <w:rPr>
          <w:rFonts w:eastAsiaTheme="minorHAnsi"/>
          <w:color w:val="000000"/>
          <w:sz w:val="28"/>
          <w:szCs w:val="28"/>
          <w:lang w:val="en-IN"/>
        </w:rPr>
        <w:t>engine.setProperty</w:t>
      </w:r>
      <w:proofErr w:type="spellEnd"/>
      <w:r>
        <w:rPr>
          <w:rFonts w:eastAsiaTheme="minorHAnsi"/>
          <w:color w:val="000000"/>
          <w:sz w:val="28"/>
          <w:szCs w:val="28"/>
          <w:lang w:val="en-IN"/>
        </w:rPr>
        <w:t>(</w:t>
      </w:r>
      <w:r>
        <w:rPr>
          <w:rFonts w:eastAsiaTheme="minorHAnsi"/>
          <w:color w:val="79BC31"/>
          <w:sz w:val="28"/>
          <w:szCs w:val="28"/>
          <w:lang w:val="en-IN"/>
        </w:rPr>
        <w:t>"volume"</w:t>
      </w:r>
      <w:r>
        <w:rPr>
          <w:rFonts w:eastAsiaTheme="minorHAnsi"/>
          <w:color w:val="000000"/>
          <w:sz w:val="28"/>
          <w:szCs w:val="28"/>
          <w:lang w:val="en-IN"/>
        </w:rPr>
        <w:t>,1.0)</w:t>
      </w:r>
    </w:p>
    <w:p w14:paraId="1A3DED2F" w14:textId="77777777" w:rsidR="005524FC" w:rsidRDefault="00DD5BE9">
      <w:pPr>
        <w:widowControl/>
        <w:adjustRightInd w:val="0"/>
        <w:spacing w:after="0" w:line="480" w:lineRule="auto"/>
        <w:rPr>
          <w:rFonts w:eastAsiaTheme="minorHAnsi"/>
          <w:color w:val="F89646"/>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t xml:space="preserve">       </w:t>
      </w:r>
      <w:r>
        <w:rPr>
          <w:rFonts w:eastAsiaTheme="minorHAnsi"/>
          <w:color w:val="000000"/>
          <w:sz w:val="28"/>
          <w:szCs w:val="28"/>
          <w:lang w:val="en-IN"/>
        </w:rPr>
        <w:tab/>
      </w:r>
      <w:r>
        <w:rPr>
          <w:rFonts w:eastAsiaTheme="minorHAnsi"/>
          <w:color w:val="000000"/>
          <w:sz w:val="28"/>
          <w:szCs w:val="28"/>
          <w:lang w:val="en-IN"/>
        </w:rPr>
        <w:tab/>
        <w:t xml:space="preserve">f = </w:t>
      </w:r>
      <w:r>
        <w:rPr>
          <w:rFonts w:eastAsiaTheme="minorHAnsi"/>
          <w:color w:val="F89646"/>
          <w:sz w:val="28"/>
          <w:szCs w:val="28"/>
          <w:lang w:val="en-IN"/>
        </w:rPr>
        <w:t>True</w:t>
      </w:r>
    </w:p>
    <w:p w14:paraId="54C0E45D" w14:textId="77777777" w:rsidR="005524FC" w:rsidRDefault="00DD5BE9">
      <w:pPr>
        <w:widowControl/>
        <w:adjustRightInd w:val="0"/>
        <w:spacing w:after="0" w:line="480" w:lineRule="auto"/>
        <w:ind w:left="720"/>
        <w:rPr>
          <w:rFonts w:eastAsiaTheme="minorHAnsi"/>
          <w:color w:val="000000"/>
          <w:sz w:val="28"/>
          <w:szCs w:val="28"/>
          <w:lang w:val="en-IN"/>
        </w:rPr>
      </w:pPr>
      <w:r>
        <w:rPr>
          <w:rFonts w:eastAsiaTheme="minorHAnsi"/>
          <w:color w:val="F89646"/>
          <w:sz w:val="28"/>
          <w:szCs w:val="28"/>
          <w:lang w:val="en-IN"/>
        </w:rPr>
        <w:t xml:space="preserve">        </w:t>
      </w:r>
      <w:r>
        <w:rPr>
          <w:rFonts w:eastAsiaTheme="minorHAnsi"/>
          <w:color w:val="F89646"/>
          <w:sz w:val="28"/>
          <w:szCs w:val="28"/>
          <w:lang w:val="en-IN"/>
        </w:rPr>
        <w:tab/>
      </w:r>
      <w:r>
        <w:rPr>
          <w:rFonts w:eastAsiaTheme="minorHAnsi"/>
          <w:color w:val="F89646"/>
          <w:sz w:val="28"/>
          <w:szCs w:val="28"/>
          <w:lang w:val="en-IN"/>
        </w:rPr>
        <w:tab/>
        <w:t xml:space="preserve">def </w:t>
      </w:r>
      <w:proofErr w:type="spellStart"/>
      <w:r>
        <w:rPr>
          <w:rFonts w:eastAsiaTheme="minorHAnsi"/>
          <w:color w:val="0000CD"/>
          <w:sz w:val="28"/>
          <w:szCs w:val="28"/>
          <w:lang w:val="en-IN"/>
        </w:rPr>
        <w:t>threadWork</w:t>
      </w:r>
      <w:proofErr w:type="spellEnd"/>
      <w:r>
        <w:rPr>
          <w:rFonts w:eastAsiaTheme="minorHAnsi"/>
          <w:color w:val="000000"/>
          <w:sz w:val="28"/>
          <w:szCs w:val="28"/>
          <w:lang w:val="en-IN"/>
        </w:rPr>
        <w:t xml:space="preserve">(timer): </w:t>
      </w:r>
      <w:r>
        <w:rPr>
          <w:rFonts w:eastAsiaTheme="minorHAnsi"/>
          <w:color w:val="F89646"/>
          <w:sz w:val="28"/>
          <w:szCs w:val="28"/>
          <w:lang w:val="en-IN"/>
        </w:rPr>
        <w:t xml:space="preserve">global </w:t>
      </w:r>
      <w:r>
        <w:rPr>
          <w:rFonts w:eastAsiaTheme="minorHAnsi"/>
          <w:color w:val="000000"/>
          <w:sz w:val="28"/>
          <w:szCs w:val="28"/>
          <w:lang w:val="en-IN"/>
        </w:rPr>
        <w:t>f</w:t>
      </w:r>
    </w:p>
    <w:p w14:paraId="070597C9" w14:textId="77777777" w:rsidR="005524FC" w:rsidRDefault="00DD5BE9">
      <w:pPr>
        <w:widowControl/>
        <w:adjustRightInd w:val="0"/>
        <w:spacing w:after="0" w:line="480" w:lineRule="auto"/>
        <w:ind w:left="720"/>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r>
      <w:r>
        <w:rPr>
          <w:rFonts w:eastAsiaTheme="minorHAnsi"/>
          <w:color w:val="000000"/>
          <w:sz w:val="28"/>
          <w:szCs w:val="28"/>
          <w:lang w:val="en-IN"/>
        </w:rPr>
        <w:tab/>
        <w:t xml:space="preserve">f = </w:t>
      </w:r>
      <w:r>
        <w:rPr>
          <w:rFonts w:eastAsiaTheme="minorHAnsi"/>
          <w:color w:val="F89646"/>
          <w:sz w:val="28"/>
          <w:szCs w:val="28"/>
          <w:lang w:val="en-IN"/>
        </w:rPr>
        <w:t>False #print("Sleeping")</w:t>
      </w:r>
      <w:r>
        <w:rPr>
          <w:rFonts w:eastAsiaTheme="minorHAnsi"/>
          <w:color w:val="000000"/>
          <w:sz w:val="28"/>
          <w:szCs w:val="28"/>
          <w:lang w:val="en-IN"/>
        </w:rPr>
        <w:t>time.sleep(timer)</w:t>
      </w:r>
    </w:p>
    <w:p w14:paraId="7C9C9EE2" w14:textId="77777777" w:rsidR="005524FC" w:rsidRDefault="00DD5BE9">
      <w:pPr>
        <w:widowControl/>
        <w:adjustRightInd w:val="0"/>
        <w:spacing w:after="0" w:line="480" w:lineRule="auto"/>
        <w:ind w:firstLine="720"/>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r>
      <w:r>
        <w:rPr>
          <w:rFonts w:eastAsiaTheme="minorHAnsi"/>
          <w:color w:val="000000"/>
          <w:sz w:val="28"/>
          <w:szCs w:val="28"/>
          <w:lang w:val="en-IN"/>
        </w:rPr>
        <w:tab/>
        <w:t># print("waked up") f = True</w:t>
      </w:r>
    </w:p>
    <w:p w14:paraId="1F882C08" w14:textId="77777777" w:rsidR="005524FC" w:rsidRDefault="00DD5BE9">
      <w:pPr>
        <w:widowControl/>
        <w:adjustRightInd w:val="0"/>
        <w:spacing w:after="0" w:line="480" w:lineRule="auto"/>
        <w:ind w:left="1440" w:firstLine="720"/>
        <w:rPr>
          <w:rFonts w:eastAsiaTheme="minorHAnsi"/>
          <w:color w:val="000000"/>
          <w:sz w:val="28"/>
          <w:szCs w:val="28"/>
          <w:lang w:val="en-IN"/>
        </w:rPr>
      </w:pPr>
      <w:r>
        <w:rPr>
          <w:rFonts w:eastAsiaTheme="minorHAnsi"/>
          <w:color w:val="F89646"/>
          <w:sz w:val="28"/>
          <w:szCs w:val="28"/>
          <w:lang w:val="en-IN"/>
        </w:rPr>
        <w:t xml:space="preserve">def </w:t>
      </w:r>
      <w:r>
        <w:rPr>
          <w:rFonts w:eastAsiaTheme="minorHAnsi"/>
          <w:color w:val="0000CD"/>
          <w:sz w:val="28"/>
          <w:szCs w:val="28"/>
          <w:lang w:val="en-IN"/>
        </w:rPr>
        <w:t>values</w:t>
      </w:r>
      <w:r>
        <w:rPr>
          <w:rFonts w:eastAsiaTheme="minorHAnsi"/>
          <w:color w:val="000000"/>
          <w:sz w:val="28"/>
          <w:szCs w:val="28"/>
          <w:lang w:val="en-IN"/>
        </w:rPr>
        <w:t>(</w:t>
      </w:r>
      <w:proofErr w:type="spellStart"/>
      <w:r>
        <w:rPr>
          <w:rFonts w:eastAsiaTheme="minorHAnsi"/>
          <w:color w:val="000000"/>
          <w:sz w:val="28"/>
          <w:szCs w:val="28"/>
          <w:lang w:val="en-IN"/>
        </w:rPr>
        <w:t>n,t</w:t>
      </w:r>
      <w:proofErr w:type="spellEnd"/>
      <w:r>
        <w:rPr>
          <w:rFonts w:eastAsiaTheme="minorHAnsi"/>
          <w:color w:val="000000"/>
          <w:sz w:val="28"/>
          <w:szCs w:val="28"/>
          <w:lang w:val="en-IN"/>
        </w:rPr>
        <w:t>):</w:t>
      </w:r>
    </w:p>
    <w:p w14:paraId="460DDFFC"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r>
      <w:r>
        <w:rPr>
          <w:rFonts w:eastAsiaTheme="minorHAnsi"/>
          <w:color w:val="000000"/>
          <w:sz w:val="28"/>
          <w:szCs w:val="28"/>
          <w:lang w:val="en-IN"/>
        </w:rPr>
        <w:tab/>
      </w:r>
      <w:r>
        <w:rPr>
          <w:rFonts w:eastAsiaTheme="minorHAnsi"/>
          <w:color w:val="000000"/>
          <w:sz w:val="28"/>
          <w:szCs w:val="28"/>
          <w:lang w:val="en-IN"/>
        </w:rPr>
        <w:tab/>
        <w:t>name=n</w:t>
      </w:r>
    </w:p>
    <w:p w14:paraId="1D569F6A" w14:textId="77777777" w:rsidR="005524FC" w:rsidRDefault="00DD5BE9">
      <w:pPr>
        <w:widowControl/>
        <w:adjustRightInd w:val="0"/>
        <w:spacing w:after="0" w:line="480" w:lineRule="auto"/>
        <w:ind w:left="1440" w:firstLine="720"/>
        <w:rPr>
          <w:rFonts w:eastAsiaTheme="minorHAnsi"/>
          <w:color w:val="000000"/>
          <w:sz w:val="28"/>
          <w:szCs w:val="28"/>
          <w:lang w:val="en-IN"/>
        </w:rPr>
      </w:pPr>
      <w:r>
        <w:rPr>
          <w:rFonts w:eastAsiaTheme="minorHAnsi"/>
          <w:color w:val="000000"/>
          <w:sz w:val="28"/>
          <w:szCs w:val="28"/>
          <w:lang w:val="en-IN"/>
        </w:rPr>
        <w:t>timer=t</w:t>
      </w:r>
    </w:p>
    <w:p w14:paraId="1F2E6952" w14:textId="77777777" w:rsidR="005524FC" w:rsidRDefault="00DD5BE9">
      <w:pPr>
        <w:widowControl/>
        <w:adjustRightInd w:val="0"/>
        <w:spacing w:after="0" w:line="480" w:lineRule="auto"/>
        <w:ind w:left="1440" w:firstLine="720"/>
        <w:rPr>
          <w:rFonts w:eastAsiaTheme="minorHAnsi"/>
          <w:color w:val="000000"/>
          <w:sz w:val="28"/>
          <w:szCs w:val="28"/>
          <w:lang w:val="en-IN"/>
        </w:rPr>
      </w:pPr>
      <w:r>
        <w:rPr>
          <w:rFonts w:eastAsiaTheme="minorHAnsi"/>
          <w:color w:val="000000"/>
          <w:sz w:val="28"/>
          <w:szCs w:val="28"/>
          <w:lang w:val="en-IN"/>
        </w:rPr>
        <w:t>value1 = 1</w:t>
      </w:r>
    </w:p>
    <w:p w14:paraId="528B3106" w14:textId="77777777" w:rsidR="005524FC" w:rsidRDefault="00DD5BE9">
      <w:pPr>
        <w:widowControl/>
        <w:adjustRightInd w:val="0"/>
        <w:spacing w:after="0" w:line="480" w:lineRule="auto"/>
        <w:ind w:left="1440" w:firstLine="720"/>
        <w:rPr>
          <w:rFonts w:eastAsiaTheme="minorHAnsi"/>
          <w:color w:val="000000"/>
          <w:sz w:val="28"/>
          <w:szCs w:val="28"/>
          <w:lang w:val="en-IN"/>
        </w:rPr>
      </w:pPr>
      <w:proofErr w:type="spellStart"/>
      <w:r>
        <w:rPr>
          <w:rFonts w:eastAsiaTheme="minorHAnsi"/>
          <w:color w:val="000000"/>
          <w:sz w:val="28"/>
          <w:szCs w:val="28"/>
          <w:lang w:val="en-IN"/>
        </w:rPr>
        <w:t>i</w:t>
      </w:r>
      <w:proofErr w:type="spellEnd"/>
      <w:r>
        <w:rPr>
          <w:rFonts w:eastAsiaTheme="minorHAnsi"/>
          <w:color w:val="000000"/>
          <w:sz w:val="28"/>
          <w:szCs w:val="28"/>
          <w:lang w:val="en-IN"/>
        </w:rPr>
        <w:t>=1</w:t>
      </w:r>
    </w:p>
    <w:p w14:paraId="40E4A2E6"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E36C09"/>
          <w:sz w:val="28"/>
          <w:szCs w:val="28"/>
          <w:lang w:val="en-IN"/>
        </w:rPr>
        <w:t>while True</w:t>
      </w:r>
      <w:r>
        <w:rPr>
          <w:rFonts w:eastAsiaTheme="minorHAnsi"/>
          <w:color w:val="000000"/>
          <w:sz w:val="28"/>
          <w:szCs w:val="28"/>
          <w:lang w:val="en-IN"/>
        </w:rPr>
        <w:t>:</w:t>
      </w:r>
    </w:p>
    <w:p w14:paraId="1E4A24BA" w14:textId="77777777" w:rsidR="005524FC" w:rsidRDefault="00DD5BE9">
      <w:pPr>
        <w:widowControl/>
        <w:adjustRightInd w:val="0"/>
        <w:spacing w:after="0" w:line="480" w:lineRule="auto"/>
        <w:ind w:left="1440" w:firstLine="720"/>
        <w:rPr>
          <w:rFonts w:eastAsiaTheme="minorHAnsi"/>
          <w:color w:val="000000"/>
          <w:sz w:val="28"/>
          <w:szCs w:val="28"/>
          <w:lang w:val="en-IN"/>
        </w:rPr>
      </w:pPr>
      <w:r>
        <w:rPr>
          <w:rFonts w:eastAsiaTheme="minorHAnsi"/>
          <w:color w:val="E36C09"/>
          <w:sz w:val="28"/>
          <w:szCs w:val="28"/>
          <w:lang w:val="en-IN"/>
        </w:rPr>
        <w:t xml:space="preserve">global </w:t>
      </w:r>
      <w:r>
        <w:rPr>
          <w:rFonts w:eastAsiaTheme="minorHAnsi"/>
          <w:color w:val="000000"/>
          <w:sz w:val="28"/>
          <w:szCs w:val="28"/>
          <w:lang w:val="en-IN"/>
        </w:rPr>
        <w:t>f</w:t>
      </w:r>
    </w:p>
    <w:p w14:paraId="1D6FBEE0" w14:textId="77777777" w:rsidR="005524FC" w:rsidRDefault="00DD5BE9">
      <w:pPr>
        <w:widowControl/>
        <w:adjustRightInd w:val="0"/>
        <w:spacing w:after="0" w:line="480" w:lineRule="auto"/>
        <w:ind w:left="1440"/>
        <w:rPr>
          <w:rFonts w:eastAsiaTheme="minorHAnsi"/>
          <w:color w:val="000000"/>
          <w:sz w:val="28"/>
          <w:szCs w:val="28"/>
          <w:lang w:val="en-IN"/>
        </w:rPr>
      </w:pPr>
      <w:r>
        <w:rPr>
          <w:rFonts w:eastAsiaTheme="minorHAnsi"/>
          <w:color w:val="E36C09"/>
          <w:sz w:val="28"/>
          <w:szCs w:val="28"/>
          <w:lang w:val="en-IN"/>
        </w:rPr>
        <w:t xml:space="preserve">   </w:t>
      </w:r>
      <w:r>
        <w:rPr>
          <w:rFonts w:eastAsiaTheme="minorHAnsi"/>
          <w:color w:val="E36C09"/>
          <w:sz w:val="28"/>
          <w:szCs w:val="28"/>
          <w:lang w:val="en-IN"/>
        </w:rPr>
        <w:tab/>
        <w:t xml:space="preserve"> if </w:t>
      </w:r>
      <w:r>
        <w:rPr>
          <w:rFonts w:eastAsiaTheme="minorHAnsi"/>
          <w:color w:val="0D0D0D"/>
          <w:sz w:val="28"/>
          <w:szCs w:val="28"/>
          <w:lang w:val="en-IN"/>
        </w:rPr>
        <w:t>f</w:t>
      </w:r>
      <w:r>
        <w:rPr>
          <w:rFonts w:eastAsiaTheme="minorHAnsi"/>
          <w:color w:val="000000"/>
          <w:sz w:val="28"/>
          <w:szCs w:val="28"/>
          <w:lang w:val="en-IN"/>
        </w:rPr>
        <w:t>:</w:t>
      </w:r>
    </w:p>
    <w:p w14:paraId="62FA5FE7"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t xml:space="preserve"> value2=1 call_obj1=</w:t>
      </w:r>
      <w:proofErr w:type="spellStart"/>
      <w:r>
        <w:rPr>
          <w:rFonts w:eastAsiaTheme="minorHAnsi"/>
          <w:color w:val="000000"/>
          <w:sz w:val="28"/>
          <w:szCs w:val="28"/>
          <w:lang w:val="en-IN"/>
        </w:rPr>
        <w:t>sheet.cell</w:t>
      </w:r>
      <w:proofErr w:type="spellEnd"/>
      <w:r>
        <w:rPr>
          <w:rFonts w:eastAsiaTheme="minorHAnsi"/>
          <w:color w:val="000000"/>
          <w:sz w:val="28"/>
          <w:szCs w:val="28"/>
          <w:lang w:val="en-IN"/>
        </w:rPr>
        <w:t>(row=value1,column=value2)</w:t>
      </w:r>
    </w:p>
    <w:p w14:paraId="3A3E1A87"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000000"/>
          <w:sz w:val="28"/>
          <w:szCs w:val="28"/>
          <w:lang w:val="en-IN"/>
        </w:rPr>
        <w:t xml:space="preserve">   </w:t>
      </w:r>
      <w:r>
        <w:rPr>
          <w:rFonts w:eastAsiaTheme="minorHAnsi"/>
          <w:color w:val="000000"/>
          <w:sz w:val="28"/>
          <w:szCs w:val="28"/>
          <w:lang w:val="en-IN"/>
        </w:rPr>
        <w:tab/>
        <w:t xml:space="preserve"> call_obj2=</w:t>
      </w:r>
      <w:proofErr w:type="spellStart"/>
      <w:r>
        <w:rPr>
          <w:rFonts w:eastAsiaTheme="minorHAnsi"/>
          <w:color w:val="000000"/>
          <w:sz w:val="28"/>
          <w:szCs w:val="28"/>
          <w:lang w:val="en-IN"/>
        </w:rPr>
        <w:t>sheet.cell</w:t>
      </w:r>
      <w:proofErr w:type="spellEnd"/>
      <w:r>
        <w:rPr>
          <w:rFonts w:eastAsiaTheme="minorHAnsi"/>
          <w:color w:val="000000"/>
          <w:sz w:val="28"/>
          <w:szCs w:val="28"/>
          <w:lang w:val="en-IN"/>
        </w:rPr>
        <w:t>(row=value1, column=value2+1)</w:t>
      </w:r>
    </w:p>
    <w:p w14:paraId="7B8C7F50" w14:textId="77777777" w:rsidR="005524FC" w:rsidRDefault="00DD5BE9">
      <w:pPr>
        <w:widowControl/>
        <w:adjustRightInd w:val="0"/>
        <w:spacing w:after="0" w:line="480" w:lineRule="auto"/>
        <w:ind w:left="1440" w:firstLine="720"/>
        <w:rPr>
          <w:rFonts w:eastAsiaTheme="minorHAnsi"/>
          <w:color w:val="000000"/>
          <w:sz w:val="28"/>
          <w:szCs w:val="28"/>
          <w:lang w:val="en-IN"/>
        </w:rPr>
      </w:pPr>
      <w:proofErr w:type="spellStart"/>
      <w:r>
        <w:rPr>
          <w:rFonts w:eastAsiaTheme="minorHAnsi"/>
          <w:color w:val="000000"/>
          <w:sz w:val="28"/>
          <w:szCs w:val="28"/>
          <w:lang w:val="en-IN"/>
        </w:rPr>
        <w:t>msg</w:t>
      </w:r>
      <w:proofErr w:type="spellEnd"/>
      <w:r>
        <w:rPr>
          <w:rFonts w:eastAsiaTheme="minorHAnsi"/>
          <w:color w:val="79BC31"/>
          <w:sz w:val="28"/>
          <w:szCs w:val="28"/>
          <w:lang w:val="en-IN"/>
        </w:rPr>
        <w:t>=" WORD : "</w:t>
      </w:r>
      <w:r>
        <w:rPr>
          <w:rFonts w:eastAsiaTheme="minorHAnsi"/>
          <w:color w:val="000000"/>
          <w:sz w:val="28"/>
          <w:szCs w:val="28"/>
          <w:lang w:val="en-IN"/>
        </w:rPr>
        <w:t>+call_obj1.value</w:t>
      </w:r>
      <w:r>
        <w:rPr>
          <w:rFonts w:eastAsiaTheme="minorHAnsi"/>
          <w:color w:val="79BC31"/>
          <w:sz w:val="28"/>
          <w:szCs w:val="28"/>
          <w:lang w:val="en-IN"/>
        </w:rPr>
        <w:t>+"\n\n MEANING__:"</w:t>
      </w:r>
      <w:r>
        <w:rPr>
          <w:rFonts w:eastAsiaTheme="minorHAnsi"/>
          <w:color w:val="000000"/>
          <w:sz w:val="28"/>
          <w:szCs w:val="28"/>
          <w:lang w:val="en-IN"/>
        </w:rPr>
        <w:t xml:space="preserve">+call_obj2.value     </w:t>
      </w:r>
      <w:proofErr w:type="spellStart"/>
      <w:r>
        <w:rPr>
          <w:rFonts w:eastAsiaTheme="minorHAnsi"/>
          <w:color w:val="000000"/>
          <w:sz w:val="28"/>
          <w:szCs w:val="28"/>
          <w:lang w:val="en-IN"/>
        </w:rPr>
        <w:t>sheet.delete_rows</w:t>
      </w:r>
      <w:proofErr w:type="spellEnd"/>
      <w:r>
        <w:rPr>
          <w:rFonts w:eastAsiaTheme="minorHAnsi"/>
          <w:color w:val="000000"/>
          <w:sz w:val="28"/>
          <w:szCs w:val="28"/>
          <w:lang w:val="en-IN"/>
        </w:rPr>
        <w:t>(value1)</w:t>
      </w:r>
    </w:p>
    <w:p w14:paraId="57FD0AD6" w14:textId="77777777" w:rsidR="005524FC" w:rsidRDefault="00DD5BE9">
      <w:pPr>
        <w:widowControl/>
        <w:adjustRightInd w:val="0"/>
        <w:spacing w:after="0" w:line="480" w:lineRule="auto"/>
        <w:ind w:left="1440"/>
        <w:rPr>
          <w:rFonts w:eastAsiaTheme="minorHAnsi"/>
          <w:color w:val="000000"/>
          <w:sz w:val="28"/>
          <w:szCs w:val="28"/>
          <w:lang w:val="en-IN"/>
        </w:rPr>
      </w:pPr>
      <w:proofErr w:type="spellStart"/>
      <w:r>
        <w:rPr>
          <w:rFonts w:eastAsiaTheme="minorHAnsi"/>
          <w:color w:val="000000"/>
          <w:sz w:val="28"/>
          <w:szCs w:val="28"/>
          <w:lang w:val="en-IN"/>
        </w:rPr>
        <w:lastRenderedPageBreak/>
        <w:t>workbook.save</w:t>
      </w:r>
      <w:proofErr w:type="spellEnd"/>
      <w:r>
        <w:rPr>
          <w:rFonts w:eastAsiaTheme="minorHAnsi"/>
          <w:color w:val="000000"/>
          <w:sz w:val="28"/>
          <w:szCs w:val="28"/>
          <w:lang w:val="en-IN"/>
        </w:rPr>
        <w:t>(</w:t>
      </w:r>
      <w:r>
        <w:rPr>
          <w:rFonts w:eastAsiaTheme="minorHAnsi"/>
          <w:color w:val="79BC31"/>
          <w:sz w:val="28"/>
          <w:szCs w:val="28"/>
          <w:lang w:val="en-IN"/>
        </w:rPr>
        <w:t>'list.xlsx'</w:t>
      </w:r>
      <w:r>
        <w:rPr>
          <w:rFonts w:eastAsiaTheme="minorHAnsi"/>
          <w:color w:val="000000"/>
          <w:sz w:val="28"/>
          <w:szCs w:val="28"/>
          <w:lang w:val="en-IN"/>
        </w:rPr>
        <w:t>) text</w:t>
      </w:r>
      <w:r>
        <w:rPr>
          <w:rFonts w:eastAsiaTheme="minorHAnsi"/>
          <w:color w:val="79BC31"/>
          <w:sz w:val="28"/>
          <w:szCs w:val="28"/>
          <w:lang w:val="en-IN"/>
        </w:rPr>
        <w:t>="</w:t>
      </w:r>
      <w:proofErr w:type="spellStart"/>
      <w:r>
        <w:rPr>
          <w:rFonts w:eastAsiaTheme="minorHAnsi"/>
          <w:color w:val="79BC31"/>
          <w:sz w:val="28"/>
          <w:szCs w:val="28"/>
          <w:lang w:val="en-IN"/>
        </w:rPr>
        <w:t>hellow</w:t>
      </w:r>
      <w:proofErr w:type="spellEnd"/>
      <w:r>
        <w:rPr>
          <w:rFonts w:eastAsiaTheme="minorHAnsi"/>
          <w:color w:val="79BC31"/>
          <w:sz w:val="28"/>
          <w:szCs w:val="28"/>
          <w:lang w:val="en-IN"/>
        </w:rPr>
        <w:t xml:space="preserve">" </w:t>
      </w:r>
      <w:r>
        <w:rPr>
          <w:rFonts w:eastAsiaTheme="minorHAnsi"/>
          <w:color w:val="000000"/>
          <w:sz w:val="28"/>
          <w:szCs w:val="28"/>
          <w:lang w:val="en-IN"/>
        </w:rPr>
        <w:t xml:space="preserve">+ name + </w:t>
      </w:r>
      <w:proofErr w:type="spellStart"/>
      <w:r>
        <w:rPr>
          <w:rFonts w:eastAsiaTheme="minorHAnsi"/>
          <w:color w:val="79BC31"/>
          <w:sz w:val="28"/>
          <w:szCs w:val="28"/>
          <w:lang w:val="en-IN"/>
        </w:rPr>
        <w:t>f"here</w:t>
      </w:r>
      <w:proofErr w:type="spellEnd"/>
      <w:r>
        <w:rPr>
          <w:rFonts w:eastAsiaTheme="minorHAnsi"/>
          <w:color w:val="79BC31"/>
          <w:sz w:val="28"/>
          <w:szCs w:val="28"/>
          <w:lang w:val="en-IN"/>
        </w:rPr>
        <w:t xml:space="preserve"> is your {</w:t>
      </w:r>
      <w:proofErr w:type="spellStart"/>
      <w:r>
        <w:rPr>
          <w:rFonts w:eastAsiaTheme="minorHAnsi"/>
          <w:color w:val="79BC31"/>
          <w:sz w:val="28"/>
          <w:szCs w:val="28"/>
          <w:lang w:val="en-IN"/>
        </w:rPr>
        <w:t>p.ordinal</w:t>
      </w:r>
      <w:proofErr w:type="spellEnd"/>
      <w:r>
        <w:rPr>
          <w:rFonts w:eastAsiaTheme="minorHAnsi"/>
          <w:color w:val="79BC31"/>
          <w:sz w:val="28"/>
          <w:szCs w:val="28"/>
          <w:lang w:val="en-IN"/>
        </w:rPr>
        <w:t>(</w:t>
      </w:r>
      <w:proofErr w:type="spellStart"/>
      <w:r>
        <w:rPr>
          <w:rFonts w:eastAsiaTheme="minorHAnsi"/>
          <w:color w:val="79BC31"/>
          <w:sz w:val="28"/>
          <w:szCs w:val="28"/>
          <w:lang w:val="en-IN"/>
        </w:rPr>
        <w:t>i</w:t>
      </w:r>
      <w:proofErr w:type="spellEnd"/>
      <w:r>
        <w:rPr>
          <w:rFonts w:eastAsiaTheme="minorHAnsi"/>
          <w:color w:val="79BC31"/>
          <w:sz w:val="28"/>
          <w:szCs w:val="28"/>
          <w:lang w:val="en-IN"/>
        </w:rPr>
        <w:t>)} word "</w:t>
      </w:r>
      <w:proofErr w:type="spellStart"/>
      <w:r>
        <w:rPr>
          <w:rFonts w:eastAsiaTheme="minorHAnsi"/>
          <w:color w:val="000000"/>
          <w:sz w:val="28"/>
          <w:szCs w:val="28"/>
          <w:lang w:val="en-IN"/>
        </w:rPr>
        <w:t>engine.say</w:t>
      </w:r>
      <w:proofErr w:type="spellEnd"/>
      <w:r>
        <w:rPr>
          <w:rFonts w:eastAsiaTheme="minorHAnsi"/>
          <w:color w:val="000000"/>
          <w:sz w:val="28"/>
          <w:szCs w:val="28"/>
          <w:lang w:val="en-IN"/>
        </w:rPr>
        <w:t>(text) notify(</w:t>
      </w:r>
      <w:r>
        <w:rPr>
          <w:rFonts w:eastAsiaTheme="minorHAnsi"/>
          <w:color w:val="79BC31"/>
          <w:sz w:val="28"/>
          <w:szCs w:val="28"/>
          <w:lang w:val="en-IN"/>
        </w:rPr>
        <w:t>"VOCABULARY"</w:t>
      </w:r>
      <w:r>
        <w:rPr>
          <w:rFonts w:eastAsiaTheme="minorHAnsi"/>
          <w:color w:val="000000"/>
          <w:sz w:val="28"/>
          <w:szCs w:val="28"/>
          <w:lang w:val="en-IN"/>
        </w:rPr>
        <w:t>,</w:t>
      </w:r>
      <w:proofErr w:type="spellStart"/>
      <w:r>
        <w:rPr>
          <w:rFonts w:eastAsiaTheme="minorHAnsi"/>
          <w:color w:val="000000"/>
          <w:sz w:val="28"/>
          <w:szCs w:val="28"/>
          <w:lang w:val="en-IN"/>
        </w:rPr>
        <w:t>msg</w:t>
      </w:r>
      <w:proofErr w:type="spellEnd"/>
      <w:r>
        <w:rPr>
          <w:rFonts w:eastAsiaTheme="minorHAnsi"/>
          <w:color w:val="000000"/>
          <w:sz w:val="28"/>
          <w:szCs w:val="28"/>
          <w:lang w:val="en-IN"/>
        </w:rPr>
        <w:t>)</w:t>
      </w:r>
    </w:p>
    <w:p w14:paraId="21958770"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proofErr w:type="spellStart"/>
      <w:r>
        <w:rPr>
          <w:rFonts w:eastAsiaTheme="minorHAnsi"/>
          <w:color w:val="000000"/>
          <w:sz w:val="28"/>
          <w:szCs w:val="28"/>
          <w:lang w:val="en-IN"/>
        </w:rPr>
        <w:t>engine.runAndWait</w:t>
      </w:r>
      <w:proofErr w:type="spellEnd"/>
      <w:r>
        <w:rPr>
          <w:rFonts w:eastAsiaTheme="minorHAnsi"/>
          <w:color w:val="000000"/>
          <w:sz w:val="28"/>
          <w:szCs w:val="28"/>
          <w:lang w:val="en-IN"/>
        </w:rPr>
        <w:t>()</w:t>
      </w:r>
    </w:p>
    <w:p w14:paraId="0079A969" w14:textId="77777777" w:rsidR="005524FC" w:rsidRDefault="00DD5BE9">
      <w:pPr>
        <w:widowControl/>
        <w:adjustRightInd w:val="0"/>
        <w:spacing w:after="0" w:line="480" w:lineRule="auto"/>
        <w:ind w:left="720" w:firstLine="720"/>
        <w:rPr>
          <w:rFonts w:eastAsiaTheme="minorHAnsi"/>
          <w:color w:val="000000"/>
          <w:sz w:val="28"/>
          <w:szCs w:val="28"/>
          <w:lang w:val="en-IN"/>
        </w:rPr>
      </w:pPr>
      <w:r>
        <w:rPr>
          <w:rFonts w:eastAsiaTheme="minorHAnsi"/>
          <w:color w:val="000000"/>
          <w:sz w:val="28"/>
          <w:szCs w:val="28"/>
          <w:lang w:val="en-IN"/>
        </w:rPr>
        <w:t>value1=value1+1</w:t>
      </w:r>
    </w:p>
    <w:p w14:paraId="5664CCD4" w14:textId="77777777" w:rsidR="005524FC" w:rsidRDefault="00DD5BE9">
      <w:pPr>
        <w:widowControl/>
        <w:adjustRightInd w:val="0"/>
        <w:spacing w:after="0" w:line="480" w:lineRule="auto"/>
        <w:ind w:left="720" w:firstLine="720"/>
        <w:rPr>
          <w:rFonts w:eastAsiaTheme="minorHAnsi"/>
          <w:color w:val="000000"/>
          <w:sz w:val="28"/>
          <w:szCs w:val="28"/>
          <w:lang w:val="en-IN"/>
        </w:rPr>
      </w:pPr>
      <w:proofErr w:type="spellStart"/>
      <w:r>
        <w:rPr>
          <w:rFonts w:eastAsiaTheme="minorHAnsi"/>
          <w:color w:val="000000"/>
          <w:sz w:val="28"/>
          <w:szCs w:val="28"/>
          <w:lang w:val="en-IN"/>
        </w:rPr>
        <w:t>i</w:t>
      </w:r>
      <w:proofErr w:type="spellEnd"/>
      <w:r>
        <w:rPr>
          <w:rFonts w:eastAsiaTheme="minorHAnsi"/>
          <w:color w:val="000000"/>
          <w:sz w:val="28"/>
          <w:szCs w:val="28"/>
          <w:lang w:val="en-IN"/>
        </w:rPr>
        <w:t>=i+1</w:t>
      </w:r>
    </w:p>
    <w:p w14:paraId="7412B6E2" w14:textId="77777777" w:rsidR="005524FC" w:rsidRDefault="00DD5BE9">
      <w:pPr>
        <w:widowControl/>
        <w:adjustRightInd w:val="0"/>
        <w:spacing w:after="0" w:line="480" w:lineRule="auto"/>
        <w:ind w:firstLine="720"/>
        <w:rPr>
          <w:rFonts w:eastAsiaTheme="minorHAnsi"/>
          <w:color w:val="E36C09"/>
          <w:sz w:val="28"/>
          <w:szCs w:val="28"/>
          <w:lang w:val="en-IN"/>
        </w:rPr>
      </w:pPr>
      <w:r>
        <w:rPr>
          <w:rFonts w:eastAsiaTheme="minorHAnsi"/>
          <w:color w:val="E36C09"/>
          <w:sz w:val="28"/>
          <w:szCs w:val="28"/>
          <w:lang w:val="en-IN"/>
        </w:rPr>
        <w:t>#time.sleep(timer) #New Thread</w:t>
      </w:r>
    </w:p>
    <w:p w14:paraId="0CFEE78D" w14:textId="77777777" w:rsidR="005524FC" w:rsidRDefault="00DD5BE9">
      <w:pPr>
        <w:widowControl/>
        <w:adjustRightInd w:val="0"/>
        <w:spacing w:after="0" w:line="480" w:lineRule="auto"/>
        <w:ind w:firstLine="720"/>
        <w:rPr>
          <w:rFonts w:eastAsiaTheme="minorHAnsi"/>
          <w:color w:val="000000"/>
          <w:sz w:val="28"/>
          <w:szCs w:val="28"/>
          <w:lang w:val="en-IN"/>
        </w:rPr>
      </w:pPr>
      <w:proofErr w:type="spellStart"/>
      <w:r>
        <w:rPr>
          <w:rFonts w:eastAsiaTheme="minorHAnsi"/>
          <w:color w:val="000000"/>
          <w:sz w:val="28"/>
          <w:szCs w:val="28"/>
          <w:lang w:val="en-IN"/>
        </w:rPr>
        <w:t>newThread</w:t>
      </w:r>
      <w:proofErr w:type="spellEnd"/>
      <w:r>
        <w:rPr>
          <w:rFonts w:eastAsiaTheme="minorHAnsi"/>
          <w:color w:val="000000"/>
          <w:sz w:val="28"/>
          <w:szCs w:val="28"/>
          <w:lang w:val="en-IN"/>
        </w:rPr>
        <w:t xml:space="preserve"> =</w:t>
      </w:r>
      <w:proofErr w:type="spellStart"/>
      <w:r>
        <w:rPr>
          <w:rFonts w:eastAsiaTheme="minorHAnsi"/>
          <w:color w:val="000000"/>
          <w:sz w:val="28"/>
          <w:szCs w:val="28"/>
          <w:lang w:val="en-IN"/>
        </w:rPr>
        <w:t>threading.Thread</w:t>
      </w:r>
      <w:proofErr w:type="spellEnd"/>
      <w:r>
        <w:rPr>
          <w:rFonts w:eastAsiaTheme="minorHAnsi"/>
          <w:color w:val="000000"/>
          <w:sz w:val="28"/>
          <w:szCs w:val="28"/>
          <w:lang w:val="en-IN"/>
        </w:rPr>
        <w:t>(target=</w:t>
      </w:r>
      <w:proofErr w:type="spellStart"/>
      <w:r>
        <w:rPr>
          <w:rFonts w:eastAsiaTheme="minorHAnsi"/>
          <w:color w:val="000000"/>
          <w:sz w:val="28"/>
          <w:szCs w:val="28"/>
          <w:lang w:val="en-IN"/>
        </w:rPr>
        <w:t>threadWo</w:t>
      </w:r>
      <w:proofErr w:type="spellEnd"/>
      <w:r>
        <w:rPr>
          <w:rFonts w:eastAsiaTheme="minorHAnsi"/>
          <w:color w:val="000000"/>
          <w:sz w:val="28"/>
          <w:szCs w:val="28"/>
          <w:lang w:val="en-IN"/>
        </w:rPr>
        <w:t xml:space="preserve"> </w:t>
      </w:r>
      <w:proofErr w:type="spellStart"/>
      <w:r>
        <w:rPr>
          <w:rFonts w:eastAsiaTheme="minorHAnsi"/>
          <w:color w:val="000000"/>
          <w:sz w:val="28"/>
          <w:szCs w:val="28"/>
          <w:lang w:val="en-IN"/>
        </w:rPr>
        <w:t>rk</w:t>
      </w:r>
      <w:proofErr w:type="spellEnd"/>
      <w:r>
        <w:rPr>
          <w:rFonts w:eastAsiaTheme="minorHAnsi"/>
          <w:color w:val="000000"/>
          <w:sz w:val="28"/>
          <w:szCs w:val="28"/>
          <w:lang w:val="en-IN"/>
        </w:rPr>
        <w:t xml:space="preserve">, </w:t>
      </w:r>
      <w:proofErr w:type="spellStart"/>
      <w:r>
        <w:rPr>
          <w:rFonts w:eastAsiaTheme="minorHAnsi"/>
          <w:color w:val="000000"/>
          <w:sz w:val="28"/>
          <w:szCs w:val="28"/>
          <w:lang w:val="en-IN"/>
        </w:rPr>
        <w:t>args</w:t>
      </w:r>
      <w:proofErr w:type="spellEnd"/>
      <w:r>
        <w:rPr>
          <w:rFonts w:eastAsiaTheme="minorHAnsi"/>
          <w:color w:val="000000"/>
          <w:sz w:val="28"/>
          <w:szCs w:val="28"/>
          <w:lang w:val="en-IN"/>
        </w:rPr>
        <w:t>=(timer,))</w:t>
      </w:r>
    </w:p>
    <w:p w14:paraId="2A05D1FC" w14:textId="77777777" w:rsidR="005524FC" w:rsidRDefault="00DD5BE9">
      <w:pPr>
        <w:widowControl/>
        <w:adjustRightInd w:val="0"/>
        <w:spacing w:after="0" w:line="480" w:lineRule="auto"/>
        <w:ind w:firstLine="720"/>
        <w:rPr>
          <w:rFonts w:eastAsiaTheme="minorHAnsi"/>
          <w:color w:val="000000"/>
          <w:sz w:val="28"/>
          <w:szCs w:val="28"/>
          <w:lang w:val="en-IN"/>
        </w:rPr>
      </w:pPr>
      <w:proofErr w:type="spellStart"/>
      <w:r>
        <w:rPr>
          <w:rFonts w:eastAsiaTheme="minorHAnsi"/>
          <w:color w:val="000000"/>
          <w:sz w:val="28"/>
          <w:szCs w:val="28"/>
          <w:lang w:val="en-IN"/>
        </w:rPr>
        <w:t>newThread.start</w:t>
      </w:r>
      <w:proofErr w:type="spellEnd"/>
      <w:r>
        <w:rPr>
          <w:rFonts w:eastAsiaTheme="minorHAnsi"/>
          <w:color w:val="000000"/>
          <w:sz w:val="28"/>
          <w:szCs w:val="28"/>
          <w:lang w:val="en-IN"/>
        </w:rPr>
        <w:t>()</w:t>
      </w:r>
    </w:p>
    <w:p w14:paraId="3C556825" w14:textId="77777777" w:rsidR="005524FC" w:rsidRDefault="00DD5BE9">
      <w:pPr>
        <w:widowControl/>
        <w:adjustRightInd w:val="0"/>
        <w:spacing w:after="0" w:line="480" w:lineRule="auto"/>
        <w:ind w:firstLine="720"/>
        <w:rPr>
          <w:rFonts w:eastAsiaTheme="minorHAnsi"/>
          <w:color w:val="E36C09"/>
          <w:sz w:val="28"/>
          <w:szCs w:val="28"/>
          <w:lang w:val="en-IN"/>
        </w:rPr>
      </w:pPr>
      <w:r>
        <w:rPr>
          <w:rFonts w:eastAsiaTheme="minorHAnsi"/>
          <w:color w:val="E36C09"/>
          <w:sz w:val="28"/>
          <w:szCs w:val="28"/>
          <w:lang w:val="en-IN"/>
        </w:rPr>
        <w:t>#Started</w:t>
      </w:r>
    </w:p>
    <w:p w14:paraId="338924BD" w14:textId="77777777" w:rsidR="005524FC" w:rsidRDefault="00DD5BE9">
      <w:pPr>
        <w:widowControl/>
        <w:adjustRightInd w:val="0"/>
        <w:spacing w:after="0" w:line="480" w:lineRule="auto"/>
        <w:ind w:firstLine="720"/>
        <w:rPr>
          <w:rFonts w:eastAsiaTheme="minorHAnsi"/>
          <w:color w:val="000000"/>
          <w:sz w:val="28"/>
          <w:szCs w:val="28"/>
          <w:lang w:val="en-IN"/>
        </w:rPr>
      </w:pPr>
      <w:proofErr w:type="spellStart"/>
      <w:r>
        <w:rPr>
          <w:rFonts w:eastAsiaTheme="minorHAnsi"/>
          <w:color w:val="000000"/>
          <w:sz w:val="28"/>
          <w:szCs w:val="28"/>
          <w:lang w:val="en-IN"/>
        </w:rPr>
        <w:t>newThread.join</w:t>
      </w:r>
      <w:proofErr w:type="spellEnd"/>
      <w:r>
        <w:rPr>
          <w:rFonts w:eastAsiaTheme="minorHAnsi"/>
          <w:color w:val="000000"/>
          <w:sz w:val="28"/>
          <w:szCs w:val="28"/>
          <w:lang w:val="en-IN"/>
        </w:rPr>
        <w:t>()</w:t>
      </w:r>
    </w:p>
    <w:p w14:paraId="2F534393" w14:textId="77777777" w:rsidR="005524FC" w:rsidRDefault="00DD5BE9">
      <w:pPr>
        <w:widowControl/>
        <w:adjustRightInd w:val="0"/>
        <w:spacing w:after="0" w:line="480" w:lineRule="auto"/>
        <w:rPr>
          <w:rFonts w:eastAsiaTheme="minorHAnsi"/>
          <w:color w:val="000000"/>
          <w:sz w:val="28"/>
          <w:szCs w:val="28"/>
          <w:lang w:val="en-IN"/>
        </w:rPr>
      </w:pPr>
      <w:r>
        <w:rPr>
          <w:rFonts w:eastAsiaTheme="minorHAnsi"/>
          <w:color w:val="000000"/>
          <w:sz w:val="28"/>
          <w:szCs w:val="28"/>
          <w:lang w:val="en-IN"/>
        </w:rPr>
        <w:t xml:space="preserve">   </w:t>
      </w:r>
      <w:proofErr w:type="spellStart"/>
      <w:r>
        <w:rPr>
          <w:rFonts w:eastAsiaTheme="minorHAnsi"/>
          <w:color w:val="000000"/>
          <w:sz w:val="28"/>
          <w:szCs w:val="28"/>
          <w:lang w:val="en-IN"/>
        </w:rPr>
        <w:t>root.mainloop</w:t>
      </w:r>
      <w:proofErr w:type="spellEnd"/>
      <w:r>
        <w:rPr>
          <w:rFonts w:eastAsiaTheme="minorHAnsi"/>
          <w:color w:val="000000"/>
          <w:sz w:val="28"/>
          <w:szCs w:val="28"/>
          <w:lang w:val="en-IN"/>
        </w:rPr>
        <w:t>()</w:t>
      </w:r>
    </w:p>
    <w:p w14:paraId="28541ADF" w14:textId="77777777" w:rsidR="005524FC" w:rsidRDefault="005524FC">
      <w:pPr>
        <w:tabs>
          <w:tab w:val="left" w:pos="9566"/>
        </w:tabs>
        <w:spacing w:line="480" w:lineRule="auto"/>
        <w:ind w:firstLine="720"/>
        <w:rPr>
          <w:b/>
          <w:bCs/>
          <w:sz w:val="28"/>
          <w:szCs w:val="28"/>
        </w:rPr>
      </w:pPr>
    </w:p>
    <w:p w14:paraId="3D97A6E4" w14:textId="77777777" w:rsidR="005524FC" w:rsidRDefault="005524FC">
      <w:pPr>
        <w:tabs>
          <w:tab w:val="left" w:pos="9566"/>
        </w:tabs>
        <w:ind w:firstLine="720"/>
        <w:rPr>
          <w:b/>
          <w:bCs/>
          <w:sz w:val="28"/>
          <w:szCs w:val="28"/>
        </w:rPr>
      </w:pPr>
    </w:p>
    <w:p w14:paraId="7DEA5669" w14:textId="77777777" w:rsidR="005524FC" w:rsidRDefault="005524FC">
      <w:pPr>
        <w:tabs>
          <w:tab w:val="left" w:pos="9566"/>
        </w:tabs>
        <w:ind w:firstLine="720"/>
        <w:rPr>
          <w:b/>
          <w:bCs/>
          <w:sz w:val="28"/>
          <w:szCs w:val="28"/>
        </w:rPr>
      </w:pPr>
    </w:p>
    <w:p w14:paraId="2201F554" w14:textId="77777777" w:rsidR="005524FC" w:rsidRDefault="005524FC">
      <w:pPr>
        <w:tabs>
          <w:tab w:val="left" w:pos="9566"/>
        </w:tabs>
        <w:ind w:firstLine="720"/>
        <w:rPr>
          <w:b/>
          <w:bCs/>
          <w:sz w:val="28"/>
          <w:szCs w:val="28"/>
        </w:rPr>
      </w:pPr>
    </w:p>
    <w:p w14:paraId="402D62AB" w14:textId="77777777" w:rsidR="005524FC" w:rsidRDefault="005524FC">
      <w:pPr>
        <w:tabs>
          <w:tab w:val="left" w:pos="9566"/>
        </w:tabs>
        <w:ind w:firstLine="720"/>
        <w:rPr>
          <w:b/>
          <w:bCs/>
          <w:sz w:val="28"/>
          <w:szCs w:val="28"/>
        </w:rPr>
      </w:pPr>
    </w:p>
    <w:p w14:paraId="282F1B15" w14:textId="77777777" w:rsidR="005524FC" w:rsidRDefault="005524FC">
      <w:pPr>
        <w:tabs>
          <w:tab w:val="left" w:pos="9566"/>
        </w:tabs>
        <w:ind w:firstLine="720"/>
        <w:rPr>
          <w:b/>
          <w:bCs/>
          <w:sz w:val="28"/>
          <w:szCs w:val="28"/>
        </w:rPr>
      </w:pPr>
    </w:p>
    <w:p w14:paraId="322EA9C1" w14:textId="77777777" w:rsidR="005524FC" w:rsidRDefault="005524FC">
      <w:pPr>
        <w:tabs>
          <w:tab w:val="left" w:pos="9566"/>
        </w:tabs>
        <w:ind w:firstLine="720"/>
        <w:rPr>
          <w:b/>
          <w:bCs/>
          <w:sz w:val="28"/>
          <w:szCs w:val="28"/>
        </w:rPr>
      </w:pPr>
    </w:p>
    <w:p w14:paraId="433322A3" w14:textId="77777777" w:rsidR="005524FC" w:rsidRDefault="005524FC">
      <w:pPr>
        <w:tabs>
          <w:tab w:val="left" w:pos="9566"/>
        </w:tabs>
        <w:ind w:firstLine="720"/>
        <w:rPr>
          <w:b/>
          <w:bCs/>
          <w:sz w:val="28"/>
          <w:szCs w:val="28"/>
        </w:rPr>
      </w:pPr>
    </w:p>
    <w:p w14:paraId="1BC492AC" w14:textId="77777777" w:rsidR="005524FC" w:rsidRDefault="005524FC">
      <w:pPr>
        <w:tabs>
          <w:tab w:val="left" w:pos="9566"/>
        </w:tabs>
        <w:ind w:firstLine="720"/>
        <w:rPr>
          <w:b/>
          <w:bCs/>
          <w:sz w:val="28"/>
          <w:szCs w:val="28"/>
        </w:rPr>
      </w:pPr>
    </w:p>
    <w:p w14:paraId="5F3B8096" w14:textId="77777777" w:rsidR="005524FC" w:rsidRDefault="005524FC">
      <w:pPr>
        <w:tabs>
          <w:tab w:val="left" w:pos="9566"/>
        </w:tabs>
        <w:ind w:firstLine="720"/>
        <w:rPr>
          <w:b/>
          <w:bCs/>
          <w:sz w:val="28"/>
          <w:szCs w:val="28"/>
        </w:rPr>
      </w:pPr>
    </w:p>
    <w:p w14:paraId="08C0EBDD" w14:textId="77777777" w:rsidR="005524FC" w:rsidRDefault="005524FC">
      <w:pPr>
        <w:tabs>
          <w:tab w:val="left" w:pos="9566"/>
        </w:tabs>
        <w:ind w:firstLine="720"/>
        <w:rPr>
          <w:b/>
          <w:bCs/>
          <w:sz w:val="28"/>
          <w:szCs w:val="28"/>
        </w:rPr>
      </w:pPr>
    </w:p>
    <w:p w14:paraId="6C2529F1" w14:textId="77777777" w:rsidR="005524FC" w:rsidRDefault="005524FC">
      <w:pPr>
        <w:tabs>
          <w:tab w:val="left" w:pos="9566"/>
        </w:tabs>
        <w:ind w:firstLine="720"/>
        <w:rPr>
          <w:b/>
          <w:bCs/>
          <w:sz w:val="28"/>
          <w:szCs w:val="28"/>
        </w:rPr>
      </w:pPr>
    </w:p>
    <w:p w14:paraId="68C6E647" w14:textId="77777777" w:rsidR="005524FC" w:rsidRDefault="005524FC">
      <w:pPr>
        <w:tabs>
          <w:tab w:val="left" w:pos="9566"/>
        </w:tabs>
        <w:ind w:firstLine="720"/>
        <w:rPr>
          <w:b/>
          <w:bCs/>
          <w:sz w:val="28"/>
          <w:szCs w:val="28"/>
        </w:rPr>
      </w:pPr>
    </w:p>
    <w:p w14:paraId="317D2901" w14:textId="77777777" w:rsidR="005524FC" w:rsidRDefault="005524FC">
      <w:pPr>
        <w:tabs>
          <w:tab w:val="left" w:pos="9566"/>
        </w:tabs>
        <w:ind w:firstLine="720"/>
        <w:rPr>
          <w:b/>
          <w:bCs/>
          <w:sz w:val="28"/>
          <w:szCs w:val="28"/>
        </w:rPr>
      </w:pPr>
    </w:p>
    <w:p w14:paraId="299AE4D4" w14:textId="77777777" w:rsidR="005524FC" w:rsidRDefault="005524FC">
      <w:pPr>
        <w:tabs>
          <w:tab w:val="left" w:pos="9566"/>
        </w:tabs>
        <w:ind w:firstLine="720"/>
        <w:rPr>
          <w:b/>
          <w:bCs/>
          <w:sz w:val="28"/>
          <w:szCs w:val="28"/>
        </w:rPr>
      </w:pPr>
    </w:p>
    <w:p w14:paraId="36496E36" w14:textId="77777777" w:rsidR="005524FC" w:rsidRDefault="00DD5BE9">
      <w:pPr>
        <w:tabs>
          <w:tab w:val="left" w:pos="9566"/>
        </w:tabs>
        <w:ind w:firstLine="720"/>
        <w:rPr>
          <w:b/>
          <w:bCs/>
          <w:sz w:val="28"/>
          <w:szCs w:val="28"/>
          <w:u w:val="single"/>
        </w:rPr>
      </w:pPr>
      <w:r>
        <w:rPr>
          <w:b/>
          <w:bCs/>
          <w:sz w:val="28"/>
          <w:szCs w:val="28"/>
        </w:rPr>
        <w:lastRenderedPageBreak/>
        <w:t xml:space="preserve"> 5.2 </w:t>
      </w:r>
      <w:r>
        <w:rPr>
          <w:b/>
          <w:bCs/>
          <w:sz w:val="28"/>
          <w:szCs w:val="28"/>
          <w:u w:val="single"/>
        </w:rPr>
        <w:t>Result:</w:t>
      </w:r>
    </w:p>
    <w:p w14:paraId="3A15D540" w14:textId="77777777" w:rsidR="005524FC" w:rsidRDefault="005524FC">
      <w:pPr>
        <w:tabs>
          <w:tab w:val="left" w:pos="9566"/>
        </w:tabs>
        <w:ind w:firstLine="720"/>
        <w:rPr>
          <w:b/>
          <w:bCs/>
          <w:sz w:val="28"/>
          <w:szCs w:val="28"/>
          <w:u w:val="single"/>
        </w:rPr>
      </w:pPr>
    </w:p>
    <w:p w14:paraId="72A2C499" w14:textId="77777777" w:rsidR="005524FC" w:rsidRDefault="00DD5BE9">
      <w:pPr>
        <w:widowControl/>
        <w:autoSpaceDE/>
        <w:autoSpaceDN/>
        <w:rPr>
          <w:b/>
          <w:bCs/>
        </w:rPr>
      </w:pPr>
      <w:r>
        <w:rPr>
          <w:b/>
          <w:bCs/>
          <w:noProof/>
          <w:sz w:val="28"/>
          <w:szCs w:val="28"/>
        </w:rPr>
        <w:drawing>
          <wp:anchor distT="0" distB="0" distL="114300" distR="114300" simplePos="0" relativeHeight="251668480" behindDoc="0" locked="0" layoutInCell="1" allowOverlap="1" wp14:anchorId="3DAF5100" wp14:editId="09C34964">
            <wp:simplePos x="0" y="0"/>
            <wp:positionH relativeFrom="margin">
              <wp:posOffset>2371725</wp:posOffset>
            </wp:positionH>
            <wp:positionV relativeFrom="margin">
              <wp:posOffset>650240</wp:posOffset>
            </wp:positionV>
            <wp:extent cx="3080385" cy="30803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80385" cy="3080385"/>
                    </a:xfrm>
                    <a:prstGeom prst="rect">
                      <a:avLst/>
                    </a:prstGeom>
                  </pic:spPr>
                </pic:pic>
              </a:graphicData>
            </a:graphic>
          </wp:anchor>
        </w:drawing>
      </w:r>
      <w:r>
        <w:t xml:space="preserve">             </w:t>
      </w:r>
      <w:r>
        <w:rPr>
          <w:b/>
          <w:bCs/>
          <w:sz w:val="24"/>
          <w:szCs w:val="24"/>
        </w:rPr>
        <w:t>5.2.1 Icon of Application</w:t>
      </w:r>
    </w:p>
    <w:p w14:paraId="695D254E" w14:textId="77777777" w:rsidR="005524FC" w:rsidRDefault="005524FC">
      <w:pPr>
        <w:widowControl/>
        <w:autoSpaceDE/>
        <w:autoSpaceDN/>
      </w:pPr>
    </w:p>
    <w:p w14:paraId="356D07C4" w14:textId="77777777" w:rsidR="005524FC" w:rsidRDefault="005524FC">
      <w:pPr>
        <w:widowControl/>
        <w:autoSpaceDE/>
        <w:autoSpaceDN/>
      </w:pPr>
    </w:p>
    <w:p w14:paraId="32CFA94B" w14:textId="77777777" w:rsidR="005524FC" w:rsidRDefault="005524FC">
      <w:pPr>
        <w:widowControl/>
        <w:autoSpaceDE/>
        <w:autoSpaceDN/>
      </w:pPr>
    </w:p>
    <w:p w14:paraId="639E79D6" w14:textId="77777777" w:rsidR="005524FC" w:rsidRDefault="005524FC">
      <w:pPr>
        <w:widowControl/>
        <w:autoSpaceDE/>
        <w:autoSpaceDN/>
      </w:pPr>
    </w:p>
    <w:p w14:paraId="51B4ED8B" w14:textId="77777777" w:rsidR="005524FC" w:rsidRDefault="005524FC">
      <w:pPr>
        <w:widowControl/>
        <w:autoSpaceDE/>
        <w:autoSpaceDN/>
      </w:pPr>
    </w:p>
    <w:p w14:paraId="2509CF6E" w14:textId="77777777" w:rsidR="005524FC" w:rsidRDefault="005524FC">
      <w:pPr>
        <w:widowControl/>
        <w:autoSpaceDE/>
        <w:autoSpaceDN/>
      </w:pPr>
    </w:p>
    <w:p w14:paraId="046771F3" w14:textId="77777777" w:rsidR="005524FC" w:rsidRDefault="005524FC">
      <w:pPr>
        <w:widowControl/>
        <w:autoSpaceDE/>
        <w:autoSpaceDN/>
      </w:pPr>
    </w:p>
    <w:p w14:paraId="0F8B3998" w14:textId="77777777" w:rsidR="005524FC" w:rsidRDefault="005524FC">
      <w:pPr>
        <w:widowControl/>
        <w:autoSpaceDE/>
        <w:autoSpaceDN/>
      </w:pPr>
    </w:p>
    <w:p w14:paraId="6B2D262D" w14:textId="77777777" w:rsidR="005524FC" w:rsidRDefault="005524FC">
      <w:pPr>
        <w:widowControl/>
        <w:autoSpaceDE/>
        <w:autoSpaceDN/>
      </w:pPr>
    </w:p>
    <w:p w14:paraId="3E1E81C3" w14:textId="77777777" w:rsidR="005524FC" w:rsidRDefault="005524FC">
      <w:pPr>
        <w:widowControl/>
        <w:autoSpaceDE/>
        <w:autoSpaceDN/>
        <w:spacing w:after="0" w:line="240" w:lineRule="auto"/>
      </w:pPr>
    </w:p>
    <w:p w14:paraId="3364E198" w14:textId="77777777" w:rsidR="005524FC" w:rsidRDefault="00DD5BE9">
      <w:pPr>
        <w:widowControl/>
        <w:autoSpaceDE/>
        <w:autoSpaceDN/>
        <w:rPr>
          <w:b/>
          <w:bCs/>
          <w:sz w:val="24"/>
          <w:szCs w:val="24"/>
        </w:rPr>
      </w:pPr>
      <w:r>
        <w:t xml:space="preserve">                                                                                                   Fig 5.2.2</w:t>
      </w:r>
      <w:r>
        <w:br/>
      </w:r>
      <w:r>
        <w:rPr>
          <w:b/>
          <w:bCs/>
          <w:sz w:val="24"/>
          <w:szCs w:val="24"/>
        </w:rPr>
        <w:t>5.2.2 Final Terminal of Vocabulary Tutor</w:t>
      </w:r>
    </w:p>
    <w:p w14:paraId="402F5032" w14:textId="77777777" w:rsidR="005524FC" w:rsidRDefault="00DD5BE9">
      <w:pPr>
        <w:widowControl/>
        <w:autoSpaceDE/>
        <w:autoSpaceDN/>
        <w:rPr>
          <w:b/>
          <w:bCs/>
          <w:sz w:val="24"/>
          <w:szCs w:val="24"/>
        </w:rPr>
      </w:pPr>
      <w:r>
        <w:rPr>
          <w:b/>
          <w:bCs/>
          <w:noProof/>
          <w:sz w:val="28"/>
          <w:szCs w:val="28"/>
          <w:u w:val="single"/>
        </w:rPr>
        <w:drawing>
          <wp:anchor distT="0" distB="0" distL="114300" distR="114300" simplePos="0" relativeHeight="251667456" behindDoc="0" locked="0" layoutInCell="1" allowOverlap="1" wp14:anchorId="23E33362" wp14:editId="5E36F6F7">
            <wp:simplePos x="0" y="0"/>
            <wp:positionH relativeFrom="margin">
              <wp:posOffset>1099185</wp:posOffset>
            </wp:positionH>
            <wp:positionV relativeFrom="margin">
              <wp:posOffset>4321810</wp:posOffset>
            </wp:positionV>
            <wp:extent cx="5540375" cy="5151755"/>
            <wp:effectExtent l="0" t="0" r="3175" b="0"/>
            <wp:wrapSquare wrapText="bothSides"/>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540375" cy="5151755"/>
                    </a:xfrm>
                    <a:prstGeom prst="rect">
                      <a:avLst/>
                    </a:prstGeom>
                    <a:noFill/>
                    <a:ln>
                      <a:noFill/>
                    </a:ln>
                  </pic:spPr>
                </pic:pic>
              </a:graphicData>
            </a:graphic>
          </wp:anchor>
        </w:drawing>
      </w:r>
    </w:p>
    <w:p w14:paraId="72246F0B" w14:textId="77777777" w:rsidR="005524FC" w:rsidRDefault="005524FC">
      <w:pPr>
        <w:widowControl/>
        <w:autoSpaceDE/>
        <w:autoSpaceDN/>
        <w:rPr>
          <w:b/>
          <w:bCs/>
          <w:sz w:val="24"/>
          <w:szCs w:val="24"/>
        </w:rPr>
      </w:pPr>
    </w:p>
    <w:p w14:paraId="7AC4F3E0" w14:textId="77777777" w:rsidR="005524FC" w:rsidRDefault="005524FC">
      <w:pPr>
        <w:widowControl/>
        <w:autoSpaceDE/>
        <w:autoSpaceDN/>
        <w:rPr>
          <w:b/>
          <w:bCs/>
          <w:sz w:val="24"/>
          <w:szCs w:val="24"/>
        </w:rPr>
      </w:pPr>
    </w:p>
    <w:p w14:paraId="70CCD461" w14:textId="77777777" w:rsidR="005524FC" w:rsidRDefault="005524FC">
      <w:pPr>
        <w:widowControl/>
        <w:autoSpaceDE/>
        <w:autoSpaceDN/>
        <w:rPr>
          <w:b/>
          <w:bCs/>
          <w:sz w:val="24"/>
          <w:szCs w:val="24"/>
        </w:rPr>
      </w:pPr>
    </w:p>
    <w:p w14:paraId="7CFC7EC0" w14:textId="77777777" w:rsidR="005524FC" w:rsidRDefault="005524FC">
      <w:pPr>
        <w:widowControl/>
        <w:autoSpaceDE/>
        <w:autoSpaceDN/>
        <w:rPr>
          <w:b/>
          <w:bCs/>
          <w:sz w:val="24"/>
          <w:szCs w:val="24"/>
        </w:rPr>
      </w:pPr>
    </w:p>
    <w:p w14:paraId="7D979324" w14:textId="77777777" w:rsidR="005524FC" w:rsidRDefault="005524FC">
      <w:pPr>
        <w:widowControl/>
        <w:autoSpaceDE/>
        <w:autoSpaceDN/>
        <w:rPr>
          <w:b/>
          <w:bCs/>
          <w:sz w:val="24"/>
          <w:szCs w:val="24"/>
        </w:rPr>
      </w:pPr>
    </w:p>
    <w:p w14:paraId="3AF4D4F9" w14:textId="77777777" w:rsidR="005524FC" w:rsidRDefault="005524FC">
      <w:pPr>
        <w:widowControl/>
        <w:autoSpaceDE/>
        <w:autoSpaceDN/>
        <w:rPr>
          <w:b/>
          <w:bCs/>
          <w:sz w:val="24"/>
          <w:szCs w:val="24"/>
        </w:rPr>
      </w:pPr>
    </w:p>
    <w:p w14:paraId="5D9B28E6" w14:textId="77777777" w:rsidR="005524FC" w:rsidRDefault="005524FC">
      <w:pPr>
        <w:widowControl/>
        <w:autoSpaceDE/>
        <w:autoSpaceDN/>
        <w:rPr>
          <w:b/>
          <w:bCs/>
          <w:sz w:val="24"/>
          <w:szCs w:val="24"/>
        </w:rPr>
      </w:pPr>
    </w:p>
    <w:p w14:paraId="247CF498" w14:textId="77777777" w:rsidR="005524FC" w:rsidRDefault="005524FC">
      <w:pPr>
        <w:widowControl/>
        <w:autoSpaceDE/>
        <w:autoSpaceDN/>
        <w:rPr>
          <w:b/>
          <w:bCs/>
          <w:sz w:val="24"/>
          <w:szCs w:val="24"/>
        </w:rPr>
      </w:pPr>
    </w:p>
    <w:p w14:paraId="68C03A6A" w14:textId="77777777" w:rsidR="005524FC" w:rsidRDefault="00DD5BE9">
      <w:pPr>
        <w:widowControl/>
        <w:autoSpaceDE/>
        <w:autoSpaceDN/>
        <w:rPr>
          <w:b/>
          <w:bCs/>
          <w:sz w:val="24"/>
          <w:szCs w:val="24"/>
        </w:rPr>
      </w:pPr>
      <w:r>
        <w:t xml:space="preserve">        Fig 5.2.3</w:t>
      </w:r>
    </w:p>
    <w:p w14:paraId="318DF47D" w14:textId="77777777" w:rsidR="005524FC" w:rsidRDefault="005524FC">
      <w:pPr>
        <w:widowControl/>
        <w:autoSpaceDE/>
        <w:autoSpaceDN/>
        <w:rPr>
          <w:b/>
          <w:bCs/>
          <w:sz w:val="24"/>
          <w:szCs w:val="24"/>
        </w:rPr>
      </w:pPr>
    </w:p>
    <w:p w14:paraId="2DE91C2E" w14:textId="77777777" w:rsidR="005524FC" w:rsidRDefault="005524FC">
      <w:pPr>
        <w:widowControl/>
        <w:autoSpaceDE/>
        <w:autoSpaceDN/>
        <w:rPr>
          <w:b/>
          <w:bCs/>
          <w:sz w:val="24"/>
          <w:szCs w:val="24"/>
        </w:rPr>
      </w:pPr>
    </w:p>
    <w:p w14:paraId="62EAD019" w14:textId="77777777" w:rsidR="005524FC" w:rsidRDefault="005524FC">
      <w:pPr>
        <w:widowControl/>
        <w:autoSpaceDE/>
        <w:autoSpaceDN/>
        <w:rPr>
          <w:b/>
          <w:bCs/>
          <w:sz w:val="24"/>
          <w:szCs w:val="24"/>
        </w:rPr>
      </w:pPr>
    </w:p>
    <w:p w14:paraId="653E428B" w14:textId="77777777" w:rsidR="005524FC" w:rsidRDefault="005524FC">
      <w:pPr>
        <w:widowControl/>
        <w:autoSpaceDE/>
        <w:autoSpaceDN/>
        <w:rPr>
          <w:b/>
          <w:bCs/>
          <w:sz w:val="24"/>
          <w:szCs w:val="24"/>
        </w:rPr>
      </w:pPr>
    </w:p>
    <w:p w14:paraId="208BCB2E" w14:textId="77777777" w:rsidR="005524FC" w:rsidRDefault="005524FC">
      <w:pPr>
        <w:widowControl/>
        <w:autoSpaceDE/>
        <w:autoSpaceDN/>
      </w:pPr>
    </w:p>
    <w:p w14:paraId="2DFE60C7" w14:textId="77777777" w:rsidR="005524FC" w:rsidRDefault="005524FC">
      <w:pPr>
        <w:widowControl/>
        <w:autoSpaceDE/>
        <w:autoSpaceDN/>
        <w:ind w:firstLine="720"/>
        <w:rPr>
          <w:b/>
          <w:bCs/>
          <w:sz w:val="24"/>
          <w:szCs w:val="24"/>
        </w:rPr>
      </w:pPr>
    </w:p>
    <w:p w14:paraId="12D38D8F" w14:textId="77777777" w:rsidR="005524FC" w:rsidRDefault="005524FC">
      <w:pPr>
        <w:widowControl/>
        <w:autoSpaceDE/>
        <w:autoSpaceDN/>
        <w:ind w:firstLine="720"/>
        <w:rPr>
          <w:b/>
          <w:bCs/>
          <w:sz w:val="24"/>
          <w:szCs w:val="24"/>
        </w:rPr>
      </w:pPr>
    </w:p>
    <w:p w14:paraId="58EA6391" w14:textId="77777777" w:rsidR="005524FC" w:rsidRDefault="005524FC">
      <w:pPr>
        <w:widowControl/>
        <w:autoSpaceDE/>
        <w:autoSpaceDN/>
        <w:ind w:firstLine="720"/>
      </w:pPr>
    </w:p>
    <w:p w14:paraId="32FA897E" w14:textId="77777777" w:rsidR="005524FC" w:rsidRDefault="00DD5BE9">
      <w:pPr>
        <w:widowControl/>
        <w:autoSpaceDE/>
        <w:autoSpaceDN/>
        <w:ind w:firstLine="720"/>
        <w:rPr>
          <w:b/>
          <w:bCs/>
          <w:sz w:val="24"/>
          <w:szCs w:val="24"/>
        </w:rPr>
      </w:pPr>
      <w:r>
        <w:rPr>
          <w:b/>
          <w:bCs/>
          <w:noProof/>
          <w:color w:val="FF0000"/>
          <w:sz w:val="24"/>
          <w:szCs w:val="24"/>
        </w:rPr>
        <w:lastRenderedPageBreak/>
        <w:drawing>
          <wp:anchor distT="0" distB="0" distL="114300" distR="114300" simplePos="0" relativeHeight="251669504" behindDoc="0" locked="0" layoutInCell="1" allowOverlap="1" wp14:anchorId="7DAD3CB1" wp14:editId="79FE3FC5">
            <wp:simplePos x="0" y="0"/>
            <wp:positionH relativeFrom="margin">
              <wp:align>center</wp:align>
            </wp:positionH>
            <wp:positionV relativeFrom="margin">
              <wp:posOffset>458470</wp:posOffset>
            </wp:positionV>
            <wp:extent cx="6487160" cy="7791450"/>
            <wp:effectExtent l="0" t="0" r="889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6487160" cy="7791450"/>
                    </a:xfrm>
                    <a:prstGeom prst="rect">
                      <a:avLst/>
                    </a:prstGeom>
                    <a:noFill/>
                  </pic:spPr>
                </pic:pic>
              </a:graphicData>
            </a:graphic>
          </wp:anchor>
        </w:drawing>
      </w:r>
      <w:r>
        <w:rPr>
          <w:b/>
          <w:bCs/>
          <w:sz w:val="24"/>
          <w:szCs w:val="24"/>
        </w:rPr>
        <w:t>5.2.3 Resultant POP out</w:t>
      </w:r>
    </w:p>
    <w:p w14:paraId="50797C1E" w14:textId="77777777" w:rsidR="005524FC" w:rsidRDefault="005524FC">
      <w:pPr>
        <w:widowControl/>
        <w:autoSpaceDE/>
        <w:autoSpaceDN/>
        <w:ind w:firstLine="720"/>
      </w:pPr>
    </w:p>
    <w:p w14:paraId="5F9B6077" w14:textId="77777777" w:rsidR="005524FC" w:rsidRDefault="00DD5BE9">
      <w:pPr>
        <w:widowControl/>
        <w:autoSpaceDE/>
        <w:autoSpaceDN/>
        <w:ind w:firstLine="720"/>
      </w:pPr>
      <w:r>
        <w:t xml:space="preserve">                                                                            </w:t>
      </w:r>
    </w:p>
    <w:p w14:paraId="66D09FB4" w14:textId="77777777" w:rsidR="005524FC" w:rsidRDefault="005524FC">
      <w:pPr>
        <w:widowControl/>
        <w:autoSpaceDE/>
        <w:autoSpaceDN/>
        <w:ind w:firstLine="720"/>
      </w:pPr>
    </w:p>
    <w:p w14:paraId="6C8B9A80" w14:textId="77777777" w:rsidR="005524FC" w:rsidRDefault="00DD5BE9">
      <w:pPr>
        <w:widowControl/>
        <w:autoSpaceDE/>
        <w:autoSpaceDN/>
        <w:ind w:firstLine="720"/>
      </w:pPr>
      <w:r>
        <w:t xml:space="preserve">                                                                                  Fig 5.2.4</w:t>
      </w:r>
      <w:r>
        <w:br/>
      </w:r>
      <w:r>
        <w:br/>
      </w:r>
    </w:p>
    <w:p w14:paraId="42B2FFBC" w14:textId="77777777" w:rsidR="005524FC" w:rsidRDefault="005524FC">
      <w:pPr>
        <w:widowControl/>
        <w:autoSpaceDE/>
        <w:autoSpaceDN/>
      </w:pPr>
    </w:p>
    <w:p w14:paraId="6809A40A" w14:textId="77777777" w:rsidR="005524FC" w:rsidRDefault="00DD5BE9">
      <w:pPr>
        <w:pStyle w:val="Heading2"/>
        <w:ind w:left="0"/>
        <w:jc w:val="center"/>
        <w:rPr>
          <w:sz w:val="28"/>
          <w:szCs w:val="28"/>
        </w:rPr>
      </w:pPr>
      <w:r>
        <w:rPr>
          <w:sz w:val="28"/>
          <w:szCs w:val="28"/>
        </w:rPr>
        <w:lastRenderedPageBreak/>
        <w:t>CHAPTER 6</w:t>
      </w:r>
    </w:p>
    <w:p w14:paraId="54E6FE2E" w14:textId="77777777" w:rsidR="005524FC" w:rsidRDefault="00DD5BE9">
      <w:pPr>
        <w:pStyle w:val="Heading2"/>
        <w:ind w:left="0"/>
        <w:jc w:val="center"/>
        <w:rPr>
          <w:sz w:val="28"/>
          <w:szCs w:val="28"/>
          <w:u w:val="single"/>
        </w:rPr>
      </w:pPr>
      <w:r>
        <w:rPr>
          <w:sz w:val="28"/>
          <w:szCs w:val="28"/>
          <w:u w:val="single"/>
        </w:rPr>
        <w:t>CONCLUSION AND FUTURE WORK</w:t>
      </w:r>
    </w:p>
    <w:p w14:paraId="3CB20FCA" w14:textId="77777777" w:rsidR="005524FC" w:rsidRDefault="005524FC">
      <w:pPr>
        <w:spacing w:line="360" w:lineRule="auto"/>
        <w:ind w:left="1563" w:right="1504"/>
        <w:jc w:val="center"/>
        <w:rPr>
          <w:sz w:val="24"/>
          <w:szCs w:val="24"/>
        </w:rPr>
      </w:pPr>
    </w:p>
    <w:p w14:paraId="16149380" w14:textId="77777777" w:rsidR="005524FC" w:rsidRDefault="00DD5BE9">
      <w:pPr>
        <w:pStyle w:val="Heading3"/>
        <w:spacing w:line="360" w:lineRule="auto"/>
        <w:ind w:left="142"/>
        <w:jc w:val="both"/>
        <w:rPr>
          <w:sz w:val="28"/>
          <w:szCs w:val="28"/>
        </w:rPr>
      </w:pPr>
      <w:r>
        <w:rPr>
          <w:sz w:val="28"/>
          <w:szCs w:val="28"/>
        </w:rPr>
        <w:t xml:space="preserve">  </w:t>
      </w:r>
      <w:r>
        <w:rPr>
          <w:sz w:val="28"/>
          <w:szCs w:val="28"/>
        </w:rPr>
        <w:tab/>
        <w:t xml:space="preserve">  6.1 Conclusions:</w:t>
      </w:r>
    </w:p>
    <w:p w14:paraId="2E6B442F" w14:textId="77777777" w:rsidR="005524FC" w:rsidRDefault="00DD5BE9">
      <w:pPr>
        <w:widowControl/>
        <w:adjustRightInd w:val="0"/>
        <w:spacing w:after="0" w:line="360" w:lineRule="auto"/>
        <w:ind w:left="720" w:firstLine="578"/>
        <w:jc w:val="both"/>
        <w:rPr>
          <w:rFonts w:eastAsiaTheme="minorHAnsi"/>
          <w:sz w:val="24"/>
          <w:szCs w:val="24"/>
          <w:lang w:val="en-IN"/>
        </w:rPr>
      </w:pPr>
      <w:r>
        <w:rPr>
          <w:rFonts w:eastAsiaTheme="minorHAnsi"/>
          <w:sz w:val="24"/>
          <w:szCs w:val="24"/>
          <w:lang w:val="en-IN"/>
        </w:rPr>
        <w:t>The Vocabulary Tutor application works as a remainder which displays a new word and its meaning after every specified time by the user. As many people now a days are using laptops, mobile phones, etc., This application will be especially useful in Developing the vocabulary of the users.</w:t>
      </w:r>
      <w:r>
        <w:rPr>
          <w:sz w:val="24"/>
          <w:szCs w:val="24"/>
        </w:rPr>
        <w:t xml:space="preserve"> </w:t>
      </w:r>
    </w:p>
    <w:p w14:paraId="642378C4" w14:textId="77777777" w:rsidR="005524FC" w:rsidRDefault="005524FC">
      <w:pPr>
        <w:pStyle w:val="Heading3"/>
        <w:spacing w:line="360" w:lineRule="auto"/>
        <w:ind w:left="142" w:hanging="142"/>
        <w:jc w:val="both"/>
      </w:pPr>
    </w:p>
    <w:p w14:paraId="3FDCF229" w14:textId="77777777" w:rsidR="005524FC" w:rsidRDefault="00DD5BE9">
      <w:pPr>
        <w:pStyle w:val="Heading3"/>
        <w:spacing w:line="360" w:lineRule="auto"/>
        <w:ind w:left="142"/>
        <w:jc w:val="both"/>
        <w:rPr>
          <w:sz w:val="28"/>
          <w:szCs w:val="28"/>
        </w:rPr>
      </w:pPr>
      <w:r>
        <w:rPr>
          <w:sz w:val="28"/>
          <w:szCs w:val="28"/>
        </w:rPr>
        <w:t xml:space="preserve">   </w:t>
      </w:r>
      <w:r>
        <w:rPr>
          <w:sz w:val="28"/>
          <w:szCs w:val="28"/>
        </w:rPr>
        <w:tab/>
        <w:t>6.1.1 Future works:</w:t>
      </w:r>
    </w:p>
    <w:p w14:paraId="1A42EB82" w14:textId="77777777" w:rsidR="005524FC" w:rsidRDefault="00DD5BE9">
      <w:pPr>
        <w:pStyle w:val="ListParagraph1"/>
        <w:spacing w:line="360" w:lineRule="auto"/>
        <w:ind w:left="1440" w:firstLine="720"/>
        <w:rPr>
          <w:rFonts w:ascii="Times New Roman" w:hAnsi="Times New Roman" w:cs="Times New Roman"/>
          <w:sz w:val="24"/>
          <w:szCs w:val="24"/>
        </w:rPr>
      </w:pPr>
      <w:r>
        <w:rPr>
          <w:rFonts w:ascii="Times New Roman" w:eastAsia="Times New Roman" w:hAnsi="Times New Roman" w:cs="Times New Roman"/>
          <w:sz w:val="24"/>
          <w:szCs w:val="24"/>
        </w:rPr>
        <w:t>As this application was made only for Desktops, laptops will try to develop the similar application which will be available for android users as well. And also, will try to add new features and better vocabulary as well.</w:t>
      </w:r>
    </w:p>
    <w:p w14:paraId="1451A130" w14:textId="77777777" w:rsidR="005524FC" w:rsidRDefault="00DD5BE9">
      <w:pPr>
        <w:pStyle w:val="Heading2"/>
        <w:ind w:left="0" w:firstLine="720"/>
        <w:rPr>
          <w:sz w:val="28"/>
          <w:szCs w:val="28"/>
        </w:rPr>
      </w:pPr>
      <w:r>
        <w:rPr>
          <w:sz w:val="28"/>
          <w:szCs w:val="28"/>
        </w:rPr>
        <w:t>6.2 References</w:t>
      </w:r>
    </w:p>
    <w:p w14:paraId="1AA16271" w14:textId="77777777" w:rsidR="005524FC" w:rsidRDefault="005524FC"/>
    <w:p w14:paraId="3C4A3EC6" w14:textId="77777777" w:rsidR="005524FC" w:rsidRDefault="00301C23">
      <w:pPr>
        <w:numPr>
          <w:ilvl w:val="0"/>
          <w:numId w:val="14"/>
        </w:numPr>
        <w:tabs>
          <w:tab w:val="clear" w:pos="720"/>
          <w:tab w:val="left" w:pos="1080"/>
        </w:tabs>
        <w:spacing w:before="78" w:line="360" w:lineRule="auto"/>
        <w:ind w:left="1080"/>
        <w:jc w:val="both"/>
        <w:rPr>
          <w:rFonts w:ascii="Timesroman" w:eastAsia="Carlito" w:hAnsi="Timesroman" w:cs="Carlito"/>
          <w:sz w:val="24"/>
          <w:szCs w:val="24"/>
          <w:lang w:val="en-IN"/>
        </w:rPr>
      </w:pPr>
      <w:hyperlink r:id="rId22" w:history="1">
        <w:r w:rsidR="00DD5BE9">
          <w:rPr>
            <w:rStyle w:val="Hyperlink"/>
            <w:rFonts w:ascii="Timesroman" w:eastAsia="Carlito" w:hAnsi="Timesroman"/>
            <w:sz w:val="24"/>
            <w:szCs w:val="24"/>
            <w:lang w:val="en-IN"/>
          </w:rPr>
          <w:t>https://github.com/gst1919/Vocabulary-Tutor.git</w:t>
        </w:r>
      </w:hyperlink>
    </w:p>
    <w:p w14:paraId="075714D7" w14:textId="77777777" w:rsidR="005524FC" w:rsidRDefault="00301C23">
      <w:pPr>
        <w:numPr>
          <w:ilvl w:val="0"/>
          <w:numId w:val="14"/>
        </w:numPr>
        <w:tabs>
          <w:tab w:val="clear" w:pos="720"/>
          <w:tab w:val="left" w:pos="1080"/>
        </w:tabs>
        <w:spacing w:before="78" w:line="360" w:lineRule="auto"/>
        <w:ind w:left="1080"/>
        <w:jc w:val="both"/>
        <w:rPr>
          <w:rFonts w:ascii="Timesroman" w:eastAsia="Carlito" w:hAnsi="Timesroman" w:cs="Carlito"/>
          <w:sz w:val="24"/>
          <w:szCs w:val="24"/>
          <w:lang w:val="en-IN"/>
        </w:rPr>
      </w:pPr>
      <w:hyperlink r:id="rId23" w:history="1">
        <w:r w:rsidR="00DD5BE9">
          <w:rPr>
            <w:rStyle w:val="Hyperlink"/>
            <w:rFonts w:ascii="Timesroman" w:eastAsia="Carlito" w:hAnsi="Timesroman"/>
            <w:sz w:val="24"/>
            <w:szCs w:val="24"/>
            <w:lang w:val="en-IN"/>
          </w:rPr>
          <w:t>https://www.tutorialspoint.com/python/</w:t>
        </w:r>
      </w:hyperlink>
      <w:r w:rsidR="00DD5BE9">
        <w:rPr>
          <w:rFonts w:ascii="Timesroman" w:eastAsia="Carlito" w:hAnsi="Timesroman" w:cs="Carlito"/>
          <w:sz w:val="24"/>
          <w:szCs w:val="24"/>
          <w:lang w:val="en-IN"/>
        </w:rPr>
        <w:t xml:space="preserve"> </w:t>
      </w:r>
    </w:p>
    <w:p w14:paraId="32C72697" w14:textId="77777777" w:rsidR="005524FC" w:rsidRDefault="00301C23">
      <w:pPr>
        <w:numPr>
          <w:ilvl w:val="0"/>
          <w:numId w:val="14"/>
        </w:numPr>
        <w:tabs>
          <w:tab w:val="clear" w:pos="720"/>
          <w:tab w:val="left" w:pos="1080"/>
        </w:tabs>
        <w:spacing w:before="78" w:line="360" w:lineRule="auto"/>
        <w:ind w:left="1080"/>
        <w:jc w:val="both"/>
        <w:rPr>
          <w:rFonts w:ascii="Timesroman" w:eastAsia="Carlito" w:hAnsi="Timesroman" w:cs="Carlito"/>
          <w:sz w:val="24"/>
          <w:szCs w:val="24"/>
          <w:lang w:val="en-IN"/>
        </w:rPr>
      </w:pPr>
      <w:hyperlink r:id="rId24" w:history="1">
        <w:r w:rsidR="00DD5BE9">
          <w:rPr>
            <w:rStyle w:val="Hyperlink"/>
            <w:rFonts w:ascii="Timesroman" w:eastAsia="Carlito" w:hAnsi="Timesroman"/>
            <w:sz w:val="24"/>
            <w:szCs w:val="24"/>
            <w:lang w:val="en-IN"/>
          </w:rPr>
          <w:t>https://pypi.org/project/pyinstaller/</w:t>
        </w:r>
      </w:hyperlink>
    </w:p>
    <w:p w14:paraId="1D204853" w14:textId="77777777" w:rsidR="005524FC" w:rsidRDefault="00301C23">
      <w:pPr>
        <w:numPr>
          <w:ilvl w:val="0"/>
          <w:numId w:val="14"/>
        </w:numPr>
        <w:tabs>
          <w:tab w:val="clear" w:pos="720"/>
          <w:tab w:val="left" w:pos="1080"/>
        </w:tabs>
        <w:spacing w:before="78" w:line="360" w:lineRule="auto"/>
        <w:ind w:left="1080"/>
        <w:jc w:val="both"/>
        <w:rPr>
          <w:rFonts w:ascii="Timesroman" w:eastAsia="Carlito" w:hAnsi="Timesroman" w:cs="Carlito"/>
          <w:sz w:val="24"/>
          <w:szCs w:val="24"/>
          <w:lang w:val="en-IN"/>
        </w:rPr>
      </w:pPr>
      <w:hyperlink r:id="rId25" w:history="1">
        <w:r w:rsidR="00DD5BE9">
          <w:rPr>
            <w:rStyle w:val="Hyperlink"/>
            <w:rFonts w:ascii="Timesroman" w:eastAsia="Carlito" w:hAnsi="Timesroman"/>
            <w:sz w:val="24"/>
            <w:szCs w:val="24"/>
            <w:lang w:val="en-IN"/>
          </w:rPr>
          <w:t>https://drive.google.com/file/d/1E69J1Jh25Od1ZuR90C3ZWgttOQZlRjZT/view?usp=sharing</w:t>
        </w:r>
      </w:hyperlink>
    </w:p>
    <w:p w14:paraId="7A8346FB" w14:textId="77777777" w:rsidR="005524FC" w:rsidRDefault="00DD5BE9">
      <w:pPr>
        <w:numPr>
          <w:ilvl w:val="0"/>
          <w:numId w:val="14"/>
        </w:numPr>
        <w:tabs>
          <w:tab w:val="clear" w:pos="720"/>
          <w:tab w:val="left" w:pos="1080"/>
        </w:tabs>
        <w:spacing w:before="78" w:line="360" w:lineRule="auto"/>
        <w:ind w:left="1080"/>
        <w:jc w:val="both"/>
        <w:rPr>
          <w:rFonts w:ascii="Timesroman" w:eastAsia="Carlito" w:hAnsi="Timesroman" w:cs="Carlito"/>
          <w:sz w:val="24"/>
          <w:szCs w:val="24"/>
          <w:lang w:val="en-IN"/>
        </w:rPr>
      </w:pPr>
      <w:r>
        <w:rPr>
          <w:rFonts w:ascii="Timesroman" w:eastAsia="Carlito" w:hAnsi="Timesroman" w:cs="Carlito"/>
          <w:sz w:val="24"/>
          <w:szCs w:val="24"/>
          <w:u w:val="single"/>
          <w:lang w:val="en-IN"/>
        </w:rPr>
        <w:t xml:space="preserve"> </w:t>
      </w:r>
      <w:hyperlink r:id="rId26" w:history="1">
        <w:r>
          <w:rPr>
            <w:rStyle w:val="Hyperlink"/>
            <w:rFonts w:ascii="Timesroman" w:eastAsia="Carlito" w:hAnsi="Timesroman"/>
            <w:sz w:val="24"/>
            <w:szCs w:val="24"/>
            <w:lang w:val="en-IN"/>
          </w:rPr>
          <w:t>https://www.researchgate.net/publication/350960189_Using_Realia_to_Improve_English_Vocabulary_at_Primary_Level</w:t>
        </w:r>
      </w:hyperlink>
    </w:p>
    <w:p w14:paraId="1946F92E" w14:textId="77777777" w:rsidR="005524FC" w:rsidRDefault="00DD5BE9">
      <w:pPr>
        <w:numPr>
          <w:ilvl w:val="0"/>
          <w:numId w:val="14"/>
        </w:numPr>
        <w:tabs>
          <w:tab w:val="clear" w:pos="720"/>
          <w:tab w:val="left" w:pos="1080"/>
        </w:tabs>
        <w:spacing w:before="78" w:line="360" w:lineRule="auto"/>
        <w:ind w:left="1080"/>
        <w:jc w:val="both"/>
        <w:rPr>
          <w:rFonts w:ascii="Timesroman" w:eastAsia="Carlito" w:hAnsi="Timesroman" w:cs="Carlito"/>
          <w:color w:val="4472C4" w:themeColor="accent1"/>
          <w:sz w:val="24"/>
          <w:szCs w:val="24"/>
          <w:lang w:val="en-IN"/>
        </w:rPr>
      </w:pPr>
      <w:r>
        <w:rPr>
          <w:rFonts w:ascii="Timesroman" w:eastAsia="Carlito" w:hAnsi="Timesroman" w:cs="Carlito"/>
          <w:color w:val="4472C4" w:themeColor="accent1"/>
          <w:sz w:val="24"/>
          <w:szCs w:val="24"/>
          <w:u w:val="single"/>
          <w:lang w:val="en-IN"/>
        </w:rPr>
        <w:t>https://www.researchgate.net/publication/343252325_Effective_English_vocabulary_learning_strategies_A_research_summary</w:t>
      </w:r>
    </w:p>
    <w:p w14:paraId="52D22610" w14:textId="77777777" w:rsidR="005524FC" w:rsidRDefault="005524FC">
      <w:pPr>
        <w:widowControl/>
        <w:autoSpaceDE/>
        <w:autoSpaceDN/>
      </w:pPr>
    </w:p>
    <w:p w14:paraId="630B112C" w14:textId="77777777" w:rsidR="005524FC" w:rsidRDefault="005524FC">
      <w:pPr>
        <w:widowControl/>
        <w:autoSpaceDE/>
        <w:autoSpaceDN/>
      </w:pPr>
    </w:p>
    <w:p w14:paraId="3A9EAB43" w14:textId="77777777" w:rsidR="005524FC" w:rsidRDefault="005524FC">
      <w:pPr>
        <w:widowControl/>
        <w:autoSpaceDE/>
        <w:autoSpaceDN/>
      </w:pPr>
    </w:p>
    <w:p w14:paraId="741D00DA" w14:textId="77777777" w:rsidR="005524FC" w:rsidRDefault="005524FC">
      <w:pPr>
        <w:widowControl/>
        <w:autoSpaceDE/>
        <w:autoSpaceDN/>
      </w:pPr>
    </w:p>
    <w:p w14:paraId="17B6B165" w14:textId="77777777" w:rsidR="005524FC" w:rsidRDefault="005524FC">
      <w:pPr>
        <w:widowControl/>
        <w:autoSpaceDE/>
        <w:autoSpaceDN/>
      </w:pPr>
    </w:p>
    <w:p w14:paraId="56C02F74" w14:textId="77777777" w:rsidR="005524FC" w:rsidRDefault="005524FC">
      <w:pPr>
        <w:widowControl/>
        <w:autoSpaceDE/>
        <w:autoSpaceDN/>
      </w:pPr>
    </w:p>
    <w:sectPr w:rsidR="005524FC">
      <w:headerReference w:type="default" r:id="rId27"/>
      <w:footerReference w:type="default" r:id="rId28"/>
      <w:type w:val="continuous"/>
      <w:pgSz w:w="11906" w:h="16838"/>
      <w:pgMar w:top="720" w:right="720" w:bottom="720" w:left="720" w:header="170" w:footer="0" w:gutter="0"/>
      <w:pgBorders w:offsetFrom="page">
        <w:top w:val="double" w:sz="4" w:space="27" w:color="auto"/>
        <w:left w:val="double" w:sz="4" w:space="26" w:color="auto"/>
        <w:bottom w:val="double" w:sz="4" w:space="27" w:color="auto"/>
        <w:right w:val="double" w:sz="4" w:space="26"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A5E06" w14:textId="77777777" w:rsidR="00301C23" w:rsidRDefault="00301C23">
      <w:pPr>
        <w:spacing w:line="240" w:lineRule="auto"/>
      </w:pPr>
      <w:r>
        <w:separator/>
      </w:r>
    </w:p>
  </w:endnote>
  <w:endnote w:type="continuationSeparator" w:id="0">
    <w:p w14:paraId="6F3A4F22" w14:textId="77777777" w:rsidR="00301C23" w:rsidRDefault="00301C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roman"/>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7F28" w14:textId="77777777" w:rsidR="005524FC" w:rsidRDefault="00DD5BE9">
    <w:pPr>
      <w:pStyle w:val="Footer"/>
      <w:rPr>
        <w:lang w:val="en-IN"/>
      </w:rPr>
    </w:pPr>
    <w:r>
      <w:rPr>
        <w:lang w:val="en-IN"/>
      </w:rPr>
      <w:t xml:space="preserve">                CMRCET                                                                                                                                                      </w:t>
    </w:r>
    <w:proofErr w:type="spellStart"/>
    <w:r>
      <w:rPr>
        <w:lang w:val="en-IN"/>
      </w:rPr>
      <w:t>B.Tech</w:t>
    </w:r>
    <w:proofErr w:type="spellEnd"/>
    <w:r>
      <w:rPr>
        <w:lang w:val="en-IN"/>
      </w:rPr>
      <w:t>(CSE)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4F5C5" w14:textId="77777777" w:rsidR="005524FC" w:rsidRDefault="00DD5BE9">
    <w:pPr>
      <w:pStyle w:val="Footer"/>
      <w:jc w:val="center"/>
    </w:pPr>
    <w:r>
      <w:t xml:space="preserve">CMRCET                                                          </w:t>
    </w:r>
    <w:proofErr w:type="spellStart"/>
    <w:r>
      <w:t>B.Tech</w:t>
    </w:r>
    <w:proofErr w:type="spellEnd"/>
    <w:r>
      <w:t xml:space="preserve">(CSE)                                                 PAGE </w:t>
    </w:r>
    <w:sdt>
      <w:sdtPr>
        <w:id w:val="-469832113"/>
      </w:sdtPr>
      <w:sdtEndPr/>
      <w:sdtContent>
        <w:r>
          <w:fldChar w:fldCharType="begin"/>
        </w:r>
        <w:r>
          <w:instrText xml:space="preserve"> PAGE   \* MERGEFORMAT </w:instrText>
        </w:r>
        <w:r>
          <w:fldChar w:fldCharType="separate"/>
        </w:r>
        <w:r>
          <w:t>2</w:t>
        </w:r>
        <w:r>
          <w:fldChar w:fldCharType="end"/>
        </w:r>
      </w:sdtContent>
    </w:sdt>
  </w:p>
  <w:p w14:paraId="18A55D69" w14:textId="77777777" w:rsidR="005524FC" w:rsidRDefault="005524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B9C0A" w14:textId="77777777" w:rsidR="00301C23" w:rsidRDefault="00301C23">
      <w:pPr>
        <w:spacing w:after="0"/>
      </w:pPr>
      <w:r>
        <w:separator/>
      </w:r>
    </w:p>
  </w:footnote>
  <w:footnote w:type="continuationSeparator" w:id="0">
    <w:p w14:paraId="42D3ACAA" w14:textId="77777777" w:rsidR="00301C23" w:rsidRDefault="00301C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B1988" w14:textId="77777777" w:rsidR="005524FC" w:rsidRDefault="00DD5BE9">
    <w:pPr>
      <w:pStyle w:val="Header"/>
      <w:rPr>
        <w:color w:val="A6A6A6" w:themeColor="background1" w:themeShade="A6"/>
        <w:sz w:val="20"/>
        <w:szCs w:val="20"/>
      </w:rPr>
    </w:pPr>
    <w:bookmarkStart w:id="1" w:name="_Hlk90005431"/>
    <w:bookmarkStart w:id="2" w:name="_Hlk90005430"/>
    <w:r>
      <w:rPr>
        <w:rFonts w:eastAsiaTheme="minorHAnsi"/>
        <w:color w:val="A6A6A6" w:themeColor="background1" w:themeShade="A6"/>
        <w:sz w:val="20"/>
        <w:szCs w:val="20"/>
        <w:lang w:val="en-IN"/>
      </w:rPr>
      <w:t xml:space="preserve">           VOCABULARY TUTOR</w:t>
    </w:r>
    <w:bookmarkEnd w:id="1"/>
    <w:bookmarkEnd w:id="2"/>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F0353" w14:textId="77777777" w:rsidR="005524FC" w:rsidRDefault="00DD5BE9">
    <w:pPr>
      <w:pStyle w:val="Header"/>
      <w:rPr>
        <w:sz w:val="20"/>
        <w:szCs w:val="20"/>
      </w:rPr>
    </w:pPr>
    <w:r>
      <w:rPr>
        <w:rFonts w:eastAsiaTheme="minorHAnsi"/>
        <w:sz w:val="20"/>
        <w:szCs w:val="20"/>
        <w:lang w:val="en-IN"/>
      </w:rPr>
      <w:t>VOCABULARY TUTOR</w:t>
    </w:r>
  </w:p>
  <w:p w14:paraId="239F3C5A" w14:textId="77777777" w:rsidR="005524FC" w:rsidRDefault="005524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48E"/>
    <w:multiLevelType w:val="multilevel"/>
    <w:tmpl w:val="00E2148E"/>
    <w:lvl w:ilvl="0">
      <w:start w:val="1"/>
      <w:numFmt w:val="bullet"/>
      <w:lvlText w:val=""/>
      <w:lvlJc w:val="left"/>
      <w:pPr>
        <w:ind w:left="286" w:hanging="360"/>
      </w:pPr>
      <w:rPr>
        <w:rFonts w:ascii="Wingdings" w:hAnsi="Wingdings" w:hint="default"/>
        <w:color w:val="000000" w:themeColor="text1"/>
      </w:rPr>
    </w:lvl>
    <w:lvl w:ilvl="1">
      <w:start w:val="1"/>
      <w:numFmt w:val="bullet"/>
      <w:lvlText w:val="o"/>
      <w:lvlJc w:val="left"/>
      <w:pPr>
        <w:ind w:left="1006" w:hanging="360"/>
      </w:pPr>
      <w:rPr>
        <w:rFonts w:ascii="Courier New" w:hAnsi="Courier New" w:cs="Courier New" w:hint="default"/>
      </w:rPr>
    </w:lvl>
    <w:lvl w:ilvl="2">
      <w:start w:val="1"/>
      <w:numFmt w:val="bullet"/>
      <w:lvlText w:val=""/>
      <w:lvlJc w:val="left"/>
      <w:pPr>
        <w:ind w:left="1726" w:hanging="360"/>
      </w:pPr>
      <w:rPr>
        <w:rFonts w:ascii="Wingdings" w:hAnsi="Wingdings" w:hint="default"/>
      </w:rPr>
    </w:lvl>
    <w:lvl w:ilvl="3">
      <w:start w:val="1"/>
      <w:numFmt w:val="bullet"/>
      <w:lvlText w:val=""/>
      <w:lvlJc w:val="left"/>
      <w:pPr>
        <w:ind w:left="2446" w:hanging="360"/>
      </w:pPr>
      <w:rPr>
        <w:rFonts w:ascii="Symbol" w:hAnsi="Symbol" w:hint="default"/>
      </w:rPr>
    </w:lvl>
    <w:lvl w:ilvl="4">
      <w:start w:val="1"/>
      <w:numFmt w:val="bullet"/>
      <w:lvlText w:val="o"/>
      <w:lvlJc w:val="left"/>
      <w:pPr>
        <w:ind w:left="3166" w:hanging="360"/>
      </w:pPr>
      <w:rPr>
        <w:rFonts w:ascii="Courier New" w:hAnsi="Courier New" w:cs="Courier New" w:hint="default"/>
      </w:rPr>
    </w:lvl>
    <w:lvl w:ilvl="5">
      <w:start w:val="1"/>
      <w:numFmt w:val="bullet"/>
      <w:lvlText w:val=""/>
      <w:lvlJc w:val="left"/>
      <w:pPr>
        <w:ind w:left="3886" w:hanging="360"/>
      </w:pPr>
      <w:rPr>
        <w:rFonts w:ascii="Wingdings" w:hAnsi="Wingdings" w:hint="default"/>
      </w:rPr>
    </w:lvl>
    <w:lvl w:ilvl="6">
      <w:start w:val="1"/>
      <w:numFmt w:val="bullet"/>
      <w:lvlText w:val=""/>
      <w:lvlJc w:val="left"/>
      <w:pPr>
        <w:ind w:left="4606" w:hanging="360"/>
      </w:pPr>
      <w:rPr>
        <w:rFonts w:ascii="Symbol" w:hAnsi="Symbol" w:hint="default"/>
      </w:rPr>
    </w:lvl>
    <w:lvl w:ilvl="7">
      <w:start w:val="1"/>
      <w:numFmt w:val="bullet"/>
      <w:lvlText w:val="o"/>
      <w:lvlJc w:val="left"/>
      <w:pPr>
        <w:ind w:left="5326" w:hanging="360"/>
      </w:pPr>
      <w:rPr>
        <w:rFonts w:ascii="Courier New" w:hAnsi="Courier New" w:cs="Courier New" w:hint="default"/>
      </w:rPr>
    </w:lvl>
    <w:lvl w:ilvl="8">
      <w:start w:val="1"/>
      <w:numFmt w:val="bullet"/>
      <w:lvlText w:val=""/>
      <w:lvlJc w:val="left"/>
      <w:pPr>
        <w:ind w:left="6046" w:hanging="360"/>
      </w:pPr>
      <w:rPr>
        <w:rFonts w:ascii="Wingdings" w:hAnsi="Wingdings" w:hint="default"/>
      </w:rPr>
    </w:lvl>
  </w:abstractNum>
  <w:abstractNum w:abstractNumId="1" w15:restartNumberingAfterBreak="0">
    <w:nsid w:val="09A81D96"/>
    <w:multiLevelType w:val="multilevel"/>
    <w:tmpl w:val="09A81D9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04714FB"/>
    <w:multiLevelType w:val="multilevel"/>
    <w:tmpl w:val="104714FB"/>
    <w:lvl w:ilvl="0">
      <w:start w:val="1"/>
      <w:numFmt w:val="bullet"/>
      <w:lvlText w:val=""/>
      <w:lvlJc w:val="left"/>
      <w:pPr>
        <w:ind w:left="1800" w:hanging="360"/>
      </w:pPr>
      <w:rPr>
        <w:rFonts w:ascii="Wingdings" w:hAnsi="Wingdings" w:hint="default"/>
        <w:color w:val="000000" w:themeColor="tex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15:restartNumberingAfterBreak="0">
    <w:nsid w:val="14E55611"/>
    <w:multiLevelType w:val="multilevel"/>
    <w:tmpl w:val="14E55611"/>
    <w:lvl w:ilvl="0">
      <w:start w:val="1"/>
      <w:numFmt w:val="bullet"/>
      <w:lvlText w:val=""/>
      <w:lvlJc w:val="left"/>
      <w:pPr>
        <w:ind w:left="2204" w:hanging="360"/>
      </w:pPr>
      <w:rPr>
        <w:rFonts w:ascii="Wingdings" w:hAnsi="Wingdings" w:hint="default"/>
        <w:color w:val="000000" w:themeColor="text1"/>
      </w:rPr>
    </w:lvl>
    <w:lvl w:ilvl="1">
      <w:start w:val="1"/>
      <w:numFmt w:val="bullet"/>
      <w:lvlText w:val="o"/>
      <w:lvlJc w:val="left"/>
      <w:pPr>
        <w:ind w:left="2924" w:hanging="360"/>
      </w:pPr>
      <w:rPr>
        <w:rFonts w:ascii="Courier New" w:hAnsi="Courier New" w:cs="Courier New" w:hint="default"/>
      </w:rPr>
    </w:lvl>
    <w:lvl w:ilvl="2">
      <w:start w:val="1"/>
      <w:numFmt w:val="bullet"/>
      <w:lvlText w:val=""/>
      <w:lvlJc w:val="left"/>
      <w:pPr>
        <w:ind w:left="3644" w:hanging="360"/>
      </w:pPr>
      <w:rPr>
        <w:rFonts w:ascii="Wingdings" w:hAnsi="Wingdings" w:hint="default"/>
      </w:rPr>
    </w:lvl>
    <w:lvl w:ilvl="3">
      <w:start w:val="1"/>
      <w:numFmt w:val="bullet"/>
      <w:lvlText w:val=""/>
      <w:lvlJc w:val="left"/>
      <w:pPr>
        <w:ind w:left="4364" w:hanging="360"/>
      </w:pPr>
      <w:rPr>
        <w:rFonts w:ascii="Symbol" w:hAnsi="Symbol" w:hint="default"/>
      </w:rPr>
    </w:lvl>
    <w:lvl w:ilvl="4">
      <w:start w:val="1"/>
      <w:numFmt w:val="bullet"/>
      <w:lvlText w:val="o"/>
      <w:lvlJc w:val="left"/>
      <w:pPr>
        <w:ind w:left="5084" w:hanging="360"/>
      </w:pPr>
      <w:rPr>
        <w:rFonts w:ascii="Courier New" w:hAnsi="Courier New" w:cs="Courier New" w:hint="default"/>
      </w:rPr>
    </w:lvl>
    <w:lvl w:ilvl="5">
      <w:start w:val="1"/>
      <w:numFmt w:val="bullet"/>
      <w:lvlText w:val=""/>
      <w:lvlJc w:val="left"/>
      <w:pPr>
        <w:ind w:left="5804" w:hanging="360"/>
      </w:pPr>
      <w:rPr>
        <w:rFonts w:ascii="Wingdings" w:hAnsi="Wingdings" w:hint="default"/>
      </w:rPr>
    </w:lvl>
    <w:lvl w:ilvl="6">
      <w:start w:val="1"/>
      <w:numFmt w:val="bullet"/>
      <w:lvlText w:val=""/>
      <w:lvlJc w:val="left"/>
      <w:pPr>
        <w:ind w:left="6524" w:hanging="360"/>
      </w:pPr>
      <w:rPr>
        <w:rFonts w:ascii="Symbol" w:hAnsi="Symbol" w:hint="default"/>
      </w:rPr>
    </w:lvl>
    <w:lvl w:ilvl="7">
      <w:start w:val="1"/>
      <w:numFmt w:val="bullet"/>
      <w:lvlText w:val="o"/>
      <w:lvlJc w:val="left"/>
      <w:pPr>
        <w:ind w:left="7244" w:hanging="360"/>
      </w:pPr>
      <w:rPr>
        <w:rFonts w:ascii="Courier New" w:hAnsi="Courier New" w:cs="Courier New" w:hint="default"/>
      </w:rPr>
    </w:lvl>
    <w:lvl w:ilvl="8">
      <w:start w:val="1"/>
      <w:numFmt w:val="bullet"/>
      <w:lvlText w:val=""/>
      <w:lvlJc w:val="left"/>
      <w:pPr>
        <w:ind w:left="7964" w:hanging="360"/>
      </w:pPr>
      <w:rPr>
        <w:rFonts w:ascii="Wingdings" w:hAnsi="Wingdings" w:hint="default"/>
      </w:rPr>
    </w:lvl>
  </w:abstractNum>
  <w:abstractNum w:abstractNumId="4" w15:restartNumberingAfterBreak="0">
    <w:nsid w:val="1B1D4856"/>
    <w:multiLevelType w:val="multilevel"/>
    <w:tmpl w:val="1B1D4856"/>
    <w:lvl w:ilvl="0">
      <w:start w:val="1"/>
      <w:numFmt w:val="bullet"/>
      <w:lvlText w:val=""/>
      <w:lvlJc w:val="left"/>
      <w:pPr>
        <w:tabs>
          <w:tab w:val="left" w:pos="2520"/>
        </w:tabs>
        <w:ind w:left="2520" w:hanging="360"/>
      </w:pPr>
      <w:rPr>
        <w:rFonts w:ascii="Wingdings" w:hAnsi="Wingdings" w:hint="default"/>
        <w:color w:val="000000" w:themeColor="text1"/>
      </w:rPr>
    </w:lvl>
    <w:lvl w:ilvl="1">
      <w:start w:val="1"/>
      <w:numFmt w:val="bullet"/>
      <w:lvlText w:val=""/>
      <w:lvlJc w:val="left"/>
      <w:pPr>
        <w:tabs>
          <w:tab w:val="left" w:pos="3240"/>
        </w:tabs>
        <w:ind w:left="3240" w:hanging="360"/>
      </w:pPr>
      <w:rPr>
        <w:rFonts w:ascii="Wingdings 3" w:hAnsi="Wingdings 3" w:hint="default"/>
      </w:rPr>
    </w:lvl>
    <w:lvl w:ilvl="2">
      <w:start w:val="1"/>
      <w:numFmt w:val="bullet"/>
      <w:lvlText w:val=""/>
      <w:lvlJc w:val="left"/>
      <w:pPr>
        <w:tabs>
          <w:tab w:val="left" w:pos="3960"/>
        </w:tabs>
        <w:ind w:left="3960" w:hanging="360"/>
      </w:pPr>
      <w:rPr>
        <w:rFonts w:ascii="Wingdings 3" w:hAnsi="Wingdings 3" w:hint="default"/>
      </w:rPr>
    </w:lvl>
    <w:lvl w:ilvl="3">
      <w:start w:val="1"/>
      <w:numFmt w:val="bullet"/>
      <w:lvlText w:val=""/>
      <w:lvlJc w:val="left"/>
      <w:pPr>
        <w:tabs>
          <w:tab w:val="left" w:pos="4680"/>
        </w:tabs>
        <w:ind w:left="4680" w:hanging="360"/>
      </w:pPr>
      <w:rPr>
        <w:rFonts w:ascii="Wingdings 3" w:hAnsi="Wingdings 3" w:hint="default"/>
      </w:rPr>
    </w:lvl>
    <w:lvl w:ilvl="4">
      <w:start w:val="1"/>
      <w:numFmt w:val="bullet"/>
      <w:lvlText w:val=""/>
      <w:lvlJc w:val="left"/>
      <w:pPr>
        <w:tabs>
          <w:tab w:val="left" w:pos="5400"/>
        </w:tabs>
        <w:ind w:left="5400" w:hanging="360"/>
      </w:pPr>
      <w:rPr>
        <w:rFonts w:ascii="Wingdings 3" w:hAnsi="Wingdings 3" w:hint="default"/>
      </w:rPr>
    </w:lvl>
    <w:lvl w:ilvl="5">
      <w:start w:val="1"/>
      <w:numFmt w:val="bullet"/>
      <w:lvlText w:val=""/>
      <w:lvlJc w:val="left"/>
      <w:pPr>
        <w:tabs>
          <w:tab w:val="left" w:pos="6120"/>
        </w:tabs>
        <w:ind w:left="6120" w:hanging="360"/>
      </w:pPr>
      <w:rPr>
        <w:rFonts w:ascii="Wingdings 3" w:hAnsi="Wingdings 3" w:hint="default"/>
      </w:rPr>
    </w:lvl>
    <w:lvl w:ilvl="6">
      <w:start w:val="1"/>
      <w:numFmt w:val="bullet"/>
      <w:lvlText w:val=""/>
      <w:lvlJc w:val="left"/>
      <w:pPr>
        <w:tabs>
          <w:tab w:val="left" w:pos="6840"/>
        </w:tabs>
        <w:ind w:left="6840" w:hanging="360"/>
      </w:pPr>
      <w:rPr>
        <w:rFonts w:ascii="Wingdings 3" w:hAnsi="Wingdings 3" w:hint="default"/>
      </w:rPr>
    </w:lvl>
    <w:lvl w:ilvl="7">
      <w:start w:val="1"/>
      <w:numFmt w:val="bullet"/>
      <w:lvlText w:val=""/>
      <w:lvlJc w:val="left"/>
      <w:pPr>
        <w:tabs>
          <w:tab w:val="left" w:pos="7560"/>
        </w:tabs>
        <w:ind w:left="7560" w:hanging="360"/>
      </w:pPr>
      <w:rPr>
        <w:rFonts w:ascii="Wingdings 3" w:hAnsi="Wingdings 3" w:hint="default"/>
      </w:rPr>
    </w:lvl>
    <w:lvl w:ilvl="8">
      <w:start w:val="1"/>
      <w:numFmt w:val="bullet"/>
      <w:lvlText w:val=""/>
      <w:lvlJc w:val="left"/>
      <w:pPr>
        <w:tabs>
          <w:tab w:val="left" w:pos="8280"/>
        </w:tabs>
        <w:ind w:left="8280" w:hanging="360"/>
      </w:pPr>
      <w:rPr>
        <w:rFonts w:ascii="Wingdings 3" w:hAnsi="Wingdings 3" w:hint="default"/>
      </w:rPr>
    </w:lvl>
  </w:abstractNum>
  <w:abstractNum w:abstractNumId="5" w15:restartNumberingAfterBreak="0">
    <w:nsid w:val="2EB05155"/>
    <w:multiLevelType w:val="multilevel"/>
    <w:tmpl w:val="2EB05155"/>
    <w:lvl w:ilvl="0">
      <w:start w:val="1"/>
      <w:numFmt w:val="bullet"/>
      <w:lvlText w:val=""/>
      <w:lvlJc w:val="left"/>
      <w:pPr>
        <w:tabs>
          <w:tab w:val="left" w:pos="720"/>
        </w:tabs>
        <w:ind w:left="720" w:hanging="360"/>
      </w:pPr>
      <w:rPr>
        <w:rFonts w:ascii="Wingdings" w:hAnsi="Wingdings" w:hint="default"/>
        <w:color w:val="000000" w:themeColor="text1"/>
      </w:rPr>
    </w:lvl>
    <w:lvl w:ilvl="1">
      <w:start w:val="1"/>
      <w:numFmt w:val="bullet"/>
      <w:lvlText w:val=""/>
      <w:lvlJc w:val="left"/>
      <w:pPr>
        <w:tabs>
          <w:tab w:val="left" w:pos="1440"/>
        </w:tabs>
        <w:ind w:left="1440" w:hanging="360"/>
      </w:pPr>
      <w:rPr>
        <w:rFonts w:ascii="Wingdings 3" w:hAnsi="Wingdings 3" w:hint="default"/>
      </w:rPr>
    </w:lvl>
    <w:lvl w:ilvl="2">
      <w:start w:val="1"/>
      <w:numFmt w:val="bullet"/>
      <w:lvlText w:val=""/>
      <w:lvlJc w:val="left"/>
      <w:pPr>
        <w:tabs>
          <w:tab w:val="left" w:pos="2160"/>
        </w:tabs>
        <w:ind w:left="2160" w:hanging="360"/>
      </w:pPr>
      <w:rPr>
        <w:rFonts w:ascii="Wingdings 3" w:hAnsi="Wingdings 3" w:hint="default"/>
      </w:rPr>
    </w:lvl>
    <w:lvl w:ilvl="3">
      <w:start w:val="1"/>
      <w:numFmt w:val="bullet"/>
      <w:lvlText w:val=""/>
      <w:lvlJc w:val="left"/>
      <w:pPr>
        <w:tabs>
          <w:tab w:val="left" w:pos="2880"/>
        </w:tabs>
        <w:ind w:left="2880" w:hanging="360"/>
      </w:pPr>
      <w:rPr>
        <w:rFonts w:ascii="Wingdings 3" w:hAnsi="Wingdings 3" w:hint="default"/>
      </w:rPr>
    </w:lvl>
    <w:lvl w:ilvl="4">
      <w:start w:val="1"/>
      <w:numFmt w:val="bullet"/>
      <w:lvlText w:val=""/>
      <w:lvlJc w:val="left"/>
      <w:pPr>
        <w:tabs>
          <w:tab w:val="left" w:pos="3600"/>
        </w:tabs>
        <w:ind w:left="3600" w:hanging="360"/>
      </w:pPr>
      <w:rPr>
        <w:rFonts w:ascii="Wingdings 3" w:hAnsi="Wingdings 3" w:hint="default"/>
      </w:rPr>
    </w:lvl>
    <w:lvl w:ilvl="5">
      <w:start w:val="1"/>
      <w:numFmt w:val="bullet"/>
      <w:lvlText w:val=""/>
      <w:lvlJc w:val="left"/>
      <w:pPr>
        <w:tabs>
          <w:tab w:val="left" w:pos="4320"/>
        </w:tabs>
        <w:ind w:left="4320" w:hanging="360"/>
      </w:pPr>
      <w:rPr>
        <w:rFonts w:ascii="Wingdings 3" w:hAnsi="Wingdings 3" w:hint="default"/>
      </w:rPr>
    </w:lvl>
    <w:lvl w:ilvl="6">
      <w:start w:val="1"/>
      <w:numFmt w:val="bullet"/>
      <w:lvlText w:val=""/>
      <w:lvlJc w:val="left"/>
      <w:pPr>
        <w:tabs>
          <w:tab w:val="left" w:pos="5040"/>
        </w:tabs>
        <w:ind w:left="5040" w:hanging="360"/>
      </w:pPr>
      <w:rPr>
        <w:rFonts w:ascii="Wingdings 3" w:hAnsi="Wingdings 3" w:hint="default"/>
      </w:rPr>
    </w:lvl>
    <w:lvl w:ilvl="7">
      <w:start w:val="1"/>
      <w:numFmt w:val="bullet"/>
      <w:lvlText w:val=""/>
      <w:lvlJc w:val="left"/>
      <w:pPr>
        <w:tabs>
          <w:tab w:val="left" w:pos="5760"/>
        </w:tabs>
        <w:ind w:left="5760" w:hanging="360"/>
      </w:pPr>
      <w:rPr>
        <w:rFonts w:ascii="Wingdings 3" w:hAnsi="Wingdings 3" w:hint="default"/>
      </w:rPr>
    </w:lvl>
    <w:lvl w:ilvl="8">
      <w:start w:val="1"/>
      <w:numFmt w:val="bullet"/>
      <w:lvlText w:val=""/>
      <w:lvlJc w:val="left"/>
      <w:pPr>
        <w:tabs>
          <w:tab w:val="left" w:pos="6480"/>
        </w:tabs>
        <w:ind w:left="6480" w:hanging="360"/>
      </w:pPr>
      <w:rPr>
        <w:rFonts w:ascii="Wingdings 3" w:hAnsi="Wingdings 3" w:hint="default"/>
      </w:rPr>
    </w:lvl>
  </w:abstractNum>
  <w:abstractNum w:abstractNumId="6" w15:restartNumberingAfterBreak="0">
    <w:nsid w:val="38431EDF"/>
    <w:multiLevelType w:val="multilevel"/>
    <w:tmpl w:val="38431EDF"/>
    <w:lvl w:ilvl="0">
      <w:start w:val="1"/>
      <w:numFmt w:val="bullet"/>
      <w:lvlText w:val=""/>
      <w:lvlJc w:val="left"/>
      <w:pPr>
        <w:tabs>
          <w:tab w:val="left" w:pos="1440"/>
        </w:tabs>
        <w:ind w:left="1440" w:hanging="360"/>
      </w:pPr>
      <w:rPr>
        <w:rFonts w:ascii="Wingdings" w:hAnsi="Wingdings" w:hint="default"/>
      </w:rPr>
    </w:lvl>
    <w:lvl w:ilvl="1">
      <w:start w:val="1"/>
      <w:numFmt w:val="bullet"/>
      <w:lvlText w:val=""/>
      <w:lvlJc w:val="left"/>
      <w:pPr>
        <w:tabs>
          <w:tab w:val="left" w:pos="2160"/>
        </w:tabs>
        <w:ind w:left="2160" w:hanging="360"/>
      </w:pPr>
      <w:rPr>
        <w:rFonts w:ascii="Wingdings 3" w:hAnsi="Wingdings 3" w:hint="default"/>
      </w:rPr>
    </w:lvl>
    <w:lvl w:ilvl="2">
      <w:start w:val="1"/>
      <w:numFmt w:val="bullet"/>
      <w:lvlText w:val=""/>
      <w:lvlJc w:val="left"/>
      <w:pPr>
        <w:tabs>
          <w:tab w:val="left" w:pos="2880"/>
        </w:tabs>
        <w:ind w:left="2880" w:hanging="360"/>
      </w:pPr>
      <w:rPr>
        <w:rFonts w:ascii="Wingdings 3" w:hAnsi="Wingdings 3" w:hint="default"/>
      </w:rPr>
    </w:lvl>
    <w:lvl w:ilvl="3">
      <w:start w:val="1"/>
      <w:numFmt w:val="bullet"/>
      <w:lvlText w:val=""/>
      <w:lvlJc w:val="left"/>
      <w:pPr>
        <w:tabs>
          <w:tab w:val="left" w:pos="3600"/>
        </w:tabs>
        <w:ind w:left="3600" w:hanging="360"/>
      </w:pPr>
      <w:rPr>
        <w:rFonts w:ascii="Wingdings 3" w:hAnsi="Wingdings 3" w:hint="default"/>
      </w:rPr>
    </w:lvl>
    <w:lvl w:ilvl="4">
      <w:start w:val="1"/>
      <w:numFmt w:val="bullet"/>
      <w:lvlText w:val=""/>
      <w:lvlJc w:val="left"/>
      <w:pPr>
        <w:tabs>
          <w:tab w:val="left" w:pos="4320"/>
        </w:tabs>
        <w:ind w:left="4320" w:hanging="360"/>
      </w:pPr>
      <w:rPr>
        <w:rFonts w:ascii="Wingdings 3" w:hAnsi="Wingdings 3" w:hint="default"/>
      </w:rPr>
    </w:lvl>
    <w:lvl w:ilvl="5">
      <w:start w:val="1"/>
      <w:numFmt w:val="bullet"/>
      <w:lvlText w:val=""/>
      <w:lvlJc w:val="left"/>
      <w:pPr>
        <w:tabs>
          <w:tab w:val="left" w:pos="5040"/>
        </w:tabs>
        <w:ind w:left="5040" w:hanging="360"/>
      </w:pPr>
      <w:rPr>
        <w:rFonts w:ascii="Wingdings 3" w:hAnsi="Wingdings 3" w:hint="default"/>
      </w:rPr>
    </w:lvl>
    <w:lvl w:ilvl="6">
      <w:start w:val="1"/>
      <w:numFmt w:val="bullet"/>
      <w:lvlText w:val=""/>
      <w:lvlJc w:val="left"/>
      <w:pPr>
        <w:tabs>
          <w:tab w:val="left" w:pos="5760"/>
        </w:tabs>
        <w:ind w:left="5760" w:hanging="360"/>
      </w:pPr>
      <w:rPr>
        <w:rFonts w:ascii="Wingdings 3" w:hAnsi="Wingdings 3" w:hint="default"/>
      </w:rPr>
    </w:lvl>
    <w:lvl w:ilvl="7">
      <w:start w:val="1"/>
      <w:numFmt w:val="bullet"/>
      <w:lvlText w:val=""/>
      <w:lvlJc w:val="left"/>
      <w:pPr>
        <w:tabs>
          <w:tab w:val="left" w:pos="6480"/>
        </w:tabs>
        <w:ind w:left="6480" w:hanging="360"/>
      </w:pPr>
      <w:rPr>
        <w:rFonts w:ascii="Wingdings 3" w:hAnsi="Wingdings 3" w:hint="default"/>
      </w:rPr>
    </w:lvl>
    <w:lvl w:ilvl="8">
      <w:start w:val="1"/>
      <w:numFmt w:val="bullet"/>
      <w:lvlText w:val=""/>
      <w:lvlJc w:val="left"/>
      <w:pPr>
        <w:tabs>
          <w:tab w:val="left" w:pos="7200"/>
        </w:tabs>
        <w:ind w:left="7200" w:hanging="360"/>
      </w:pPr>
      <w:rPr>
        <w:rFonts w:ascii="Wingdings 3" w:hAnsi="Wingdings 3" w:hint="default"/>
      </w:rPr>
    </w:lvl>
  </w:abstractNum>
  <w:abstractNum w:abstractNumId="7" w15:restartNumberingAfterBreak="0">
    <w:nsid w:val="457722C4"/>
    <w:multiLevelType w:val="multilevel"/>
    <w:tmpl w:val="457722C4"/>
    <w:lvl w:ilvl="0">
      <w:start w:val="1"/>
      <w:numFmt w:val="bullet"/>
      <w:lvlText w:val=""/>
      <w:lvlJc w:val="left"/>
      <w:pPr>
        <w:ind w:left="720" w:hanging="360"/>
      </w:pPr>
      <w:rPr>
        <w:rFonts w:ascii="Wingdings" w:hAnsi="Wingdings" w:hint="default"/>
        <w:color w:val="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6B970C4"/>
    <w:multiLevelType w:val="multilevel"/>
    <w:tmpl w:val="46B970C4"/>
    <w:lvl w:ilvl="0">
      <w:start w:val="1"/>
      <w:numFmt w:val="bullet"/>
      <w:lvlText w:val=""/>
      <w:lvlJc w:val="left"/>
      <w:pPr>
        <w:tabs>
          <w:tab w:val="left" w:pos="720"/>
        </w:tabs>
        <w:ind w:left="720" w:hanging="360"/>
      </w:pPr>
      <w:rPr>
        <w:rFonts w:ascii="Wingdings" w:hAnsi="Wingdings" w:hint="default"/>
        <w:color w:val="000000" w:themeColor="text1"/>
      </w:rPr>
    </w:lvl>
    <w:lvl w:ilvl="1">
      <w:start w:val="1"/>
      <w:numFmt w:val="bullet"/>
      <w:lvlText w:val=""/>
      <w:lvlJc w:val="left"/>
      <w:pPr>
        <w:tabs>
          <w:tab w:val="left" w:pos="1440"/>
        </w:tabs>
        <w:ind w:left="1440" w:hanging="360"/>
      </w:pPr>
      <w:rPr>
        <w:rFonts w:ascii="Wingdings 3" w:hAnsi="Wingdings 3" w:hint="default"/>
      </w:rPr>
    </w:lvl>
    <w:lvl w:ilvl="2">
      <w:start w:val="1"/>
      <w:numFmt w:val="bullet"/>
      <w:lvlText w:val=""/>
      <w:lvlJc w:val="left"/>
      <w:pPr>
        <w:tabs>
          <w:tab w:val="left" w:pos="2160"/>
        </w:tabs>
        <w:ind w:left="2160" w:hanging="360"/>
      </w:pPr>
      <w:rPr>
        <w:rFonts w:ascii="Wingdings 3" w:hAnsi="Wingdings 3" w:hint="default"/>
      </w:rPr>
    </w:lvl>
    <w:lvl w:ilvl="3">
      <w:start w:val="1"/>
      <w:numFmt w:val="bullet"/>
      <w:lvlText w:val=""/>
      <w:lvlJc w:val="left"/>
      <w:pPr>
        <w:tabs>
          <w:tab w:val="left" w:pos="2880"/>
        </w:tabs>
        <w:ind w:left="2880" w:hanging="360"/>
      </w:pPr>
      <w:rPr>
        <w:rFonts w:ascii="Wingdings 3" w:hAnsi="Wingdings 3" w:hint="default"/>
      </w:rPr>
    </w:lvl>
    <w:lvl w:ilvl="4">
      <w:start w:val="1"/>
      <w:numFmt w:val="bullet"/>
      <w:lvlText w:val=""/>
      <w:lvlJc w:val="left"/>
      <w:pPr>
        <w:tabs>
          <w:tab w:val="left" w:pos="3600"/>
        </w:tabs>
        <w:ind w:left="3600" w:hanging="360"/>
      </w:pPr>
      <w:rPr>
        <w:rFonts w:ascii="Wingdings 3" w:hAnsi="Wingdings 3" w:hint="default"/>
      </w:rPr>
    </w:lvl>
    <w:lvl w:ilvl="5">
      <w:start w:val="1"/>
      <w:numFmt w:val="bullet"/>
      <w:lvlText w:val=""/>
      <w:lvlJc w:val="left"/>
      <w:pPr>
        <w:tabs>
          <w:tab w:val="left" w:pos="4320"/>
        </w:tabs>
        <w:ind w:left="4320" w:hanging="360"/>
      </w:pPr>
      <w:rPr>
        <w:rFonts w:ascii="Wingdings 3" w:hAnsi="Wingdings 3" w:hint="default"/>
      </w:rPr>
    </w:lvl>
    <w:lvl w:ilvl="6">
      <w:start w:val="1"/>
      <w:numFmt w:val="bullet"/>
      <w:lvlText w:val=""/>
      <w:lvlJc w:val="left"/>
      <w:pPr>
        <w:tabs>
          <w:tab w:val="left" w:pos="5040"/>
        </w:tabs>
        <w:ind w:left="5040" w:hanging="360"/>
      </w:pPr>
      <w:rPr>
        <w:rFonts w:ascii="Wingdings 3" w:hAnsi="Wingdings 3" w:hint="default"/>
      </w:rPr>
    </w:lvl>
    <w:lvl w:ilvl="7">
      <w:start w:val="1"/>
      <w:numFmt w:val="bullet"/>
      <w:lvlText w:val=""/>
      <w:lvlJc w:val="left"/>
      <w:pPr>
        <w:tabs>
          <w:tab w:val="left" w:pos="5760"/>
        </w:tabs>
        <w:ind w:left="5760" w:hanging="360"/>
      </w:pPr>
      <w:rPr>
        <w:rFonts w:ascii="Wingdings 3" w:hAnsi="Wingdings 3" w:hint="default"/>
      </w:rPr>
    </w:lvl>
    <w:lvl w:ilvl="8">
      <w:start w:val="1"/>
      <w:numFmt w:val="bullet"/>
      <w:lvlText w:val=""/>
      <w:lvlJc w:val="left"/>
      <w:pPr>
        <w:tabs>
          <w:tab w:val="left" w:pos="6480"/>
        </w:tabs>
        <w:ind w:left="6480" w:hanging="360"/>
      </w:pPr>
      <w:rPr>
        <w:rFonts w:ascii="Wingdings 3" w:hAnsi="Wingdings 3" w:hint="default"/>
      </w:rPr>
    </w:lvl>
  </w:abstractNum>
  <w:abstractNum w:abstractNumId="9" w15:restartNumberingAfterBreak="0">
    <w:nsid w:val="53006420"/>
    <w:multiLevelType w:val="multilevel"/>
    <w:tmpl w:val="53006420"/>
    <w:lvl w:ilvl="0">
      <w:start w:val="1"/>
      <w:numFmt w:val="decimal"/>
      <w:lvlText w:val="%1."/>
      <w:lvlJc w:val="left"/>
      <w:pPr>
        <w:ind w:left="720" w:hanging="360"/>
      </w:pPr>
      <w:rPr>
        <w:rFonts w:ascii="Times New Roman" w:eastAsiaTheme="minorHAnsi" w:hAnsi="Times New Roman" w:cs="Times New Roman"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4E22150"/>
    <w:multiLevelType w:val="multilevel"/>
    <w:tmpl w:val="54E22150"/>
    <w:lvl w:ilvl="0">
      <w:start w:val="1"/>
      <w:numFmt w:val="bullet"/>
      <w:lvlText w:val=""/>
      <w:lvlJc w:val="left"/>
      <w:pPr>
        <w:ind w:left="720" w:hanging="360"/>
      </w:pPr>
      <w:rPr>
        <w:rFonts w:ascii="Wingdings" w:hAnsi="Wingdings" w:hint="default"/>
        <w:color w:val="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1011EE7"/>
    <w:multiLevelType w:val="multilevel"/>
    <w:tmpl w:val="61011EE7"/>
    <w:lvl w:ilvl="0">
      <w:start w:val="1"/>
      <w:numFmt w:val="lowerRoman"/>
      <w:lvlText w:val="%1."/>
      <w:lvlJc w:val="right"/>
      <w:pPr>
        <w:ind w:left="720" w:hanging="360"/>
      </w:pPr>
      <w:rPr>
        <w:rFonts w:ascii="Times New Roman" w:hAnsi="Times New Roman" w:cs="Times New Roman"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1425E30"/>
    <w:multiLevelType w:val="multilevel"/>
    <w:tmpl w:val="61425E30"/>
    <w:lvl w:ilvl="0">
      <w:start w:val="1"/>
      <w:numFmt w:val="bullet"/>
      <w:lvlText w:val=""/>
      <w:lvlJc w:val="left"/>
      <w:pPr>
        <w:ind w:left="2862" w:hanging="360"/>
      </w:pPr>
      <w:rPr>
        <w:rFonts w:ascii="Wingdings" w:hAnsi="Wingdings" w:hint="default"/>
        <w:color w:val="000000" w:themeColor="text1"/>
      </w:rPr>
    </w:lvl>
    <w:lvl w:ilvl="1">
      <w:start w:val="1"/>
      <w:numFmt w:val="bullet"/>
      <w:lvlText w:val="o"/>
      <w:lvlJc w:val="left"/>
      <w:pPr>
        <w:ind w:left="3582" w:hanging="360"/>
      </w:pPr>
      <w:rPr>
        <w:rFonts w:ascii="Courier New" w:hAnsi="Courier New" w:cs="Courier New" w:hint="default"/>
      </w:rPr>
    </w:lvl>
    <w:lvl w:ilvl="2">
      <w:start w:val="1"/>
      <w:numFmt w:val="bullet"/>
      <w:lvlText w:val=""/>
      <w:lvlJc w:val="left"/>
      <w:pPr>
        <w:ind w:left="4302" w:hanging="360"/>
      </w:pPr>
      <w:rPr>
        <w:rFonts w:ascii="Wingdings" w:hAnsi="Wingdings" w:hint="default"/>
      </w:rPr>
    </w:lvl>
    <w:lvl w:ilvl="3">
      <w:start w:val="1"/>
      <w:numFmt w:val="bullet"/>
      <w:lvlText w:val=""/>
      <w:lvlJc w:val="left"/>
      <w:pPr>
        <w:ind w:left="5022" w:hanging="360"/>
      </w:pPr>
      <w:rPr>
        <w:rFonts w:ascii="Symbol" w:hAnsi="Symbol" w:hint="default"/>
      </w:rPr>
    </w:lvl>
    <w:lvl w:ilvl="4">
      <w:start w:val="1"/>
      <w:numFmt w:val="bullet"/>
      <w:lvlText w:val="o"/>
      <w:lvlJc w:val="left"/>
      <w:pPr>
        <w:ind w:left="5742" w:hanging="360"/>
      </w:pPr>
      <w:rPr>
        <w:rFonts w:ascii="Courier New" w:hAnsi="Courier New" w:cs="Courier New" w:hint="default"/>
      </w:rPr>
    </w:lvl>
    <w:lvl w:ilvl="5">
      <w:start w:val="1"/>
      <w:numFmt w:val="bullet"/>
      <w:lvlText w:val=""/>
      <w:lvlJc w:val="left"/>
      <w:pPr>
        <w:ind w:left="6462" w:hanging="360"/>
      </w:pPr>
      <w:rPr>
        <w:rFonts w:ascii="Wingdings" w:hAnsi="Wingdings" w:hint="default"/>
      </w:rPr>
    </w:lvl>
    <w:lvl w:ilvl="6">
      <w:start w:val="1"/>
      <w:numFmt w:val="bullet"/>
      <w:lvlText w:val=""/>
      <w:lvlJc w:val="left"/>
      <w:pPr>
        <w:ind w:left="7182" w:hanging="360"/>
      </w:pPr>
      <w:rPr>
        <w:rFonts w:ascii="Symbol" w:hAnsi="Symbol" w:hint="default"/>
      </w:rPr>
    </w:lvl>
    <w:lvl w:ilvl="7">
      <w:start w:val="1"/>
      <w:numFmt w:val="bullet"/>
      <w:lvlText w:val="o"/>
      <w:lvlJc w:val="left"/>
      <w:pPr>
        <w:ind w:left="7902" w:hanging="360"/>
      </w:pPr>
      <w:rPr>
        <w:rFonts w:ascii="Courier New" w:hAnsi="Courier New" w:cs="Courier New" w:hint="default"/>
      </w:rPr>
    </w:lvl>
    <w:lvl w:ilvl="8">
      <w:start w:val="1"/>
      <w:numFmt w:val="bullet"/>
      <w:lvlText w:val=""/>
      <w:lvlJc w:val="left"/>
      <w:pPr>
        <w:ind w:left="8622" w:hanging="360"/>
      </w:pPr>
      <w:rPr>
        <w:rFonts w:ascii="Wingdings" w:hAnsi="Wingdings" w:hint="default"/>
      </w:rPr>
    </w:lvl>
  </w:abstractNum>
  <w:abstractNum w:abstractNumId="13" w15:restartNumberingAfterBreak="0">
    <w:nsid w:val="6D2916B6"/>
    <w:multiLevelType w:val="multilevel"/>
    <w:tmpl w:val="6D2916B6"/>
    <w:lvl w:ilvl="0">
      <w:start w:val="1"/>
      <w:numFmt w:val="bullet"/>
      <w:lvlText w:val=""/>
      <w:lvlJc w:val="left"/>
      <w:pPr>
        <w:tabs>
          <w:tab w:val="left" w:pos="720"/>
        </w:tabs>
        <w:ind w:left="720" w:hanging="360"/>
      </w:pPr>
      <w:rPr>
        <w:rFonts w:ascii="Wingdings" w:hAnsi="Wingdings" w:hint="default"/>
        <w:color w:val="000000" w:themeColor="text1"/>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4"/>
  </w:num>
  <w:num w:numId="2">
    <w:abstractNumId w:val="8"/>
  </w:num>
  <w:num w:numId="3">
    <w:abstractNumId w:val="2"/>
  </w:num>
  <w:num w:numId="4">
    <w:abstractNumId w:val="9"/>
  </w:num>
  <w:num w:numId="5">
    <w:abstractNumId w:val="1"/>
  </w:num>
  <w:num w:numId="6">
    <w:abstractNumId w:val="10"/>
  </w:num>
  <w:num w:numId="7">
    <w:abstractNumId w:val="5"/>
  </w:num>
  <w:num w:numId="8">
    <w:abstractNumId w:val="12"/>
  </w:num>
  <w:num w:numId="9">
    <w:abstractNumId w:val="7"/>
  </w:num>
  <w:num w:numId="10">
    <w:abstractNumId w:val="0"/>
  </w:num>
  <w:num w:numId="11">
    <w:abstractNumId w:val="6"/>
  </w:num>
  <w:num w:numId="12">
    <w:abstractNumId w:val="3"/>
  </w:num>
  <w:num w:numId="13">
    <w:abstractNumId w:val="11"/>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fridhi MD">
    <w15:presenceInfo w15:providerId="Windows Live" w15:userId="f40bfd02cc1175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F26"/>
    <w:rsid w:val="00010CEE"/>
    <w:rsid w:val="000201B2"/>
    <w:rsid w:val="00026E7A"/>
    <w:rsid w:val="0003362D"/>
    <w:rsid w:val="00072527"/>
    <w:rsid w:val="000954B5"/>
    <w:rsid w:val="000A1A73"/>
    <w:rsid w:val="000C724C"/>
    <w:rsid w:val="00110459"/>
    <w:rsid w:val="00120ACE"/>
    <w:rsid w:val="00126EA6"/>
    <w:rsid w:val="001353EF"/>
    <w:rsid w:val="0014628F"/>
    <w:rsid w:val="00160395"/>
    <w:rsid w:val="00181C4D"/>
    <w:rsid w:val="001A2894"/>
    <w:rsid w:val="001A6C32"/>
    <w:rsid w:val="001B0F77"/>
    <w:rsid w:val="001D38A2"/>
    <w:rsid w:val="001E3786"/>
    <w:rsid w:val="001E4FBE"/>
    <w:rsid w:val="001E65A5"/>
    <w:rsid w:val="002114AD"/>
    <w:rsid w:val="00213165"/>
    <w:rsid w:val="00227661"/>
    <w:rsid w:val="00236852"/>
    <w:rsid w:val="002369DA"/>
    <w:rsid w:val="00245DCD"/>
    <w:rsid w:val="002460BF"/>
    <w:rsid w:val="00252DF6"/>
    <w:rsid w:val="002534E3"/>
    <w:rsid w:val="002604F8"/>
    <w:rsid w:val="00295CE2"/>
    <w:rsid w:val="002B3907"/>
    <w:rsid w:val="002C30F5"/>
    <w:rsid w:val="002C6C32"/>
    <w:rsid w:val="002D071F"/>
    <w:rsid w:val="002D6B03"/>
    <w:rsid w:val="002E656F"/>
    <w:rsid w:val="002F716B"/>
    <w:rsid w:val="00301C23"/>
    <w:rsid w:val="003252A1"/>
    <w:rsid w:val="003427C4"/>
    <w:rsid w:val="00343B7F"/>
    <w:rsid w:val="00370511"/>
    <w:rsid w:val="00373263"/>
    <w:rsid w:val="0039750C"/>
    <w:rsid w:val="003B26A2"/>
    <w:rsid w:val="003B5B83"/>
    <w:rsid w:val="003C4088"/>
    <w:rsid w:val="003D3E3A"/>
    <w:rsid w:val="00402ADB"/>
    <w:rsid w:val="004037F2"/>
    <w:rsid w:val="00417EB4"/>
    <w:rsid w:val="00422F53"/>
    <w:rsid w:val="00432F45"/>
    <w:rsid w:val="00435EB3"/>
    <w:rsid w:val="00454F7E"/>
    <w:rsid w:val="00455299"/>
    <w:rsid w:val="00463B11"/>
    <w:rsid w:val="00467381"/>
    <w:rsid w:val="00467E9D"/>
    <w:rsid w:val="00470208"/>
    <w:rsid w:val="0049580E"/>
    <w:rsid w:val="00496397"/>
    <w:rsid w:val="00496CEB"/>
    <w:rsid w:val="004B0E58"/>
    <w:rsid w:val="004B1015"/>
    <w:rsid w:val="004D5FB6"/>
    <w:rsid w:val="005024F3"/>
    <w:rsid w:val="00524FD9"/>
    <w:rsid w:val="005524FC"/>
    <w:rsid w:val="00570F31"/>
    <w:rsid w:val="0058309D"/>
    <w:rsid w:val="005936A2"/>
    <w:rsid w:val="005A7761"/>
    <w:rsid w:val="005B3EF9"/>
    <w:rsid w:val="005B70A7"/>
    <w:rsid w:val="005B7799"/>
    <w:rsid w:val="005B7BA5"/>
    <w:rsid w:val="005F4B60"/>
    <w:rsid w:val="005F6C4A"/>
    <w:rsid w:val="00612E43"/>
    <w:rsid w:val="00620B10"/>
    <w:rsid w:val="00626F36"/>
    <w:rsid w:val="00633B21"/>
    <w:rsid w:val="006569D7"/>
    <w:rsid w:val="006610DE"/>
    <w:rsid w:val="006757A5"/>
    <w:rsid w:val="00695F26"/>
    <w:rsid w:val="00696E4A"/>
    <w:rsid w:val="006B323E"/>
    <w:rsid w:val="006B5EB5"/>
    <w:rsid w:val="0071615B"/>
    <w:rsid w:val="00747B55"/>
    <w:rsid w:val="00752CF8"/>
    <w:rsid w:val="00762738"/>
    <w:rsid w:val="00762D01"/>
    <w:rsid w:val="00775795"/>
    <w:rsid w:val="00786437"/>
    <w:rsid w:val="00794D9C"/>
    <w:rsid w:val="007B0434"/>
    <w:rsid w:val="007B1791"/>
    <w:rsid w:val="007B3590"/>
    <w:rsid w:val="007C29F1"/>
    <w:rsid w:val="007D52AB"/>
    <w:rsid w:val="007F0E54"/>
    <w:rsid w:val="007F6CA3"/>
    <w:rsid w:val="008039E9"/>
    <w:rsid w:val="00810DCC"/>
    <w:rsid w:val="00842314"/>
    <w:rsid w:val="00855FB8"/>
    <w:rsid w:val="0087525D"/>
    <w:rsid w:val="00882D86"/>
    <w:rsid w:val="00891F74"/>
    <w:rsid w:val="008A2A92"/>
    <w:rsid w:val="008A4C79"/>
    <w:rsid w:val="008B6CDC"/>
    <w:rsid w:val="008E075A"/>
    <w:rsid w:val="008F58AC"/>
    <w:rsid w:val="008F74C2"/>
    <w:rsid w:val="00912F7C"/>
    <w:rsid w:val="0094033D"/>
    <w:rsid w:val="0095346E"/>
    <w:rsid w:val="00961C4E"/>
    <w:rsid w:val="00964436"/>
    <w:rsid w:val="00973190"/>
    <w:rsid w:val="009839E7"/>
    <w:rsid w:val="00985E34"/>
    <w:rsid w:val="009975F1"/>
    <w:rsid w:val="009A44D5"/>
    <w:rsid w:val="009A6DFA"/>
    <w:rsid w:val="009C51ED"/>
    <w:rsid w:val="009D1108"/>
    <w:rsid w:val="009E1247"/>
    <w:rsid w:val="009E67C5"/>
    <w:rsid w:val="009F6537"/>
    <w:rsid w:val="00A07E0D"/>
    <w:rsid w:val="00A20D1D"/>
    <w:rsid w:val="00A440B1"/>
    <w:rsid w:val="00A77A32"/>
    <w:rsid w:val="00A80287"/>
    <w:rsid w:val="00AB2DB0"/>
    <w:rsid w:val="00AC16E3"/>
    <w:rsid w:val="00AC517B"/>
    <w:rsid w:val="00AD7A90"/>
    <w:rsid w:val="00AF0616"/>
    <w:rsid w:val="00B0062A"/>
    <w:rsid w:val="00B00D09"/>
    <w:rsid w:val="00B1757F"/>
    <w:rsid w:val="00B17B6C"/>
    <w:rsid w:val="00B216F2"/>
    <w:rsid w:val="00B24020"/>
    <w:rsid w:val="00B2545A"/>
    <w:rsid w:val="00B36608"/>
    <w:rsid w:val="00B767F5"/>
    <w:rsid w:val="00B878A6"/>
    <w:rsid w:val="00B94089"/>
    <w:rsid w:val="00B94B9F"/>
    <w:rsid w:val="00B95A3B"/>
    <w:rsid w:val="00BB2223"/>
    <w:rsid w:val="00BC083B"/>
    <w:rsid w:val="00BC1CAE"/>
    <w:rsid w:val="00BC5DEE"/>
    <w:rsid w:val="00BC7C69"/>
    <w:rsid w:val="00BD0553"/>
    <w:rsid w:val="00BD4091"/>
    <w:rsid w:val="00BF0534"/>
    <w:rsid w:val="00C0078C"/>
    <w:rsid w:val="00C025AB"/>
    <w:rsid w:val="00C06F31"/>
    <w:rsid w:val="00C455F5"/>
    <w:rsid w:val="00C509F8"/>
    <w:rsid w:val="00C61518"/>
    <w:rsid w:val="00C63D55"/>
    <w:rsid w:val="00C7683A"/>
    <w:rsid w:val="00C865F6"/>
    <w:rsid w:val="00CB5703"/>
    <w:rsid w:val="00CD61C1"/>
    <w:rsid w:val="00CE5E84"/>
    <w:rsid w:val="00CF7AB9"/>
    <w:rsid w:val="00D05D3B"/>
    <w:rsid w:val="00D17B37"/>
    <w:rsid w:val="00D27434"/>
    <w:rsid w:val="00D4128D"/>
    <w:rsid w:val="00D42B72"/>
    <w:rsid w:val="00D6106B"/>
    <w:rsid w:val="00D64557"/>
    <w:rsid w:val="00D70929"/>
    <w:rsid w:val="00D71514"/>
    <w:rsid w:val="00D864F5"/>
    <w:rsid w:val="00D9393C"/>
    <w:rsid w:val="00DB233C"/>
    <w:rsid w:val="00DB6B88"/>
    <w:rsid w:val="00DD5BE9"/>
    <w:rsid w:val="00DF1B71"/>
    <w:rsid w:val="00DF65AF"/>
    <w:rsid w:val="00E23017"/>
    <w:rsid w:val="00E261C1"/>
    <w:rsid w:val="00E4310D"/>
    <w:rsid w:val="00E6129E"/>
    <w:rsid w:val="00E63FA0"/>
    <w:rsid w:val="00E660DC"/>
    <w:rsid w:val="00E82B43"/>
    <w:rsid w:val="00E82D8C"/>
    <w:rsid w:val="00E97365"/>
    <w:rsid w:val="00ED4D77"/>
    <w:rsid w:val="00EF13A3"/>
    <w:rsid w:val="00EF65FC"/>
    <w:rsid w:val="00F04427"/>
    <w:rsid w:val="00F318EA"/>
    <w:rsid w:val="00F37FF2"/>
    <w:rsid w:val="00F53B75"/>
    <w:rsid w:val="00F55506"/>
    <w:rsid w:val="00F62034"/>
    <w:rsid w:val="00FA652E"/>
    <w:rsid w:val="00FC7907"/>
    <w:rsid w:val="00FE6E16"/>
    <w:rsid w:val="00FF45BB"/>
    <w:rsid w:val="064003EA"/>
    <w:rsid w:val="07B34276"/>
    <w:rsid w:val="1DD318AB"/>
    <w:rsid w:val="20BA5078"/>
    <w:rsid w:val="22A34092"/>
    <w:rsid w:val="35CE68EF"/>
    <w:rsid w:val="7BDB5A09"/>
    <w:rsid w:val="7E9037E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1E7AB9"/>
  <w15:docId w15:val="{BDE18677-6FDE-4AD1-8E6E-25741FCA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spacing w:after="160" w:line="259" w:lineRule="auto"/>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1"/>
    <w:qFormat/>
    <w:pPr>
      <w:spacing w:before="60" w:line="1101" w:lineRule="exact"/>
      <w:ind w:left="1563" w:right="1512"/>
      <w:jc w:val="center"/>
      <w:outlineLvl w:val="0"/>
    </w:pPr>
    <w:rPr>
      <w:sz w:val="96"/>
      <w:szCs w:val="96"/>
    </w:rPr>
  </w:style>
  <w:style w:type="paragraph" w:styleId="Heading2">
    <w:name w:val="heading 2"/>
    <w:basedOn w:val="Normal"/>
    <w:next w:val="Normal"/>
    <w:link w:val="Heading2Char"/>
    <w:uiPriority w:val="1"/>
    <w:qFormat/>
    <w:pPr>
      <w:spacing w:before="1"/>
      <w:ind w:left="1563"/>
      <w:outlineLvl w:val="1"/>
    </w:pPr>
    <w:rPr>
      <w:b/>
      <w:bCs/>
      <w:sz w:val="40"/>
      <w:szCs w:val="40"/>
    </w:rPr>
  </w:style>
  <w:style w:type="paragraph" w:styleId="Heading3">
    <w:name w:val="heading 3"/>
    <w:basedOn w:val="Normal"/>
    <w:next w:val="Normal"/>
    <w:link w:val="Heading3Char"/>
    <w:uiPriority w:val="1"/>
    <w:qFormat/>
    <w:pPr>
      <w:ind w:left="1563"/>
      <w:jc w:val="center"/>
      <w:outlineLvl w:val="2"/>
    </w:pPr>
    <w:rPr>
      <w:b/>
      <w:bCs/>
      <w:sz w:val="36"/>
      <w:szCs w:val="36"/>
    </w:rPr>
  </w:style>
  <w:style w:type="paragraph" w:styleId="Heading4">
    <w:name w:val="heading 4"/>
    <w:basedOn w:val="Normal"/>
    <w:next w:val="Normal"/>
    <w:link w:val="Heading4Char"/>
    <w:uiPriority w:val="1"/>
    <w:qFormat/>
    <w:pPr>
      <w:ind w:left="1563" w:right="97"/>
      <w:jc w:val="center"/>
      <w:outlineLvl w:val="3"/>
    </w:pPr>
    <w:rPr>
      <w:b/>
      <w:bCs/>
      <w:sz w:val="32"/>
      <w:szCs w:val="32"/>
    </w:rPr>
  </w:style>
  <w:style w:type="paragraph" w:styleId="Heading5">
    <w:name w:val="heading 5"/>
    <w:basedOn w:val="Normal"/>
    <w:next w:val="Normal"/>
    <w:link w:val="Heading5Char"/>
    <w:uiPriority w:val="1"/>
    <w:qFormat/>
    <w:pPr>
      <w:spacing w:before="87"/>
      <w:ind w:left="1563"/>
      <w:jc w:val="center"/>
      <w:outlineLvl w:val="4"/>
    </w:pPr>
    <w:rPr>
      <w:b/>
      <w:bCs/>
      <w:sz w:val="28"/>
      <w:szCs w:val="28"/>
    </w:rPr>
  </w:style>
  <w:style w:type="paragraph" w:styleId="Heading6">
    <w:name w:val="heading 6"/>
    <w:basedOn w:val="Normal"/>
    <w:next w:val="Normal"/>
    <w:link w:val="Heading6Char"/>
    <w:uiPriority w:val="1"/>
    <w:qFormat/>
    <w:pPr>
      <w:ind w:left="121"/>
      <w:jc w:val="center"/>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Carlito" w:eastAsia="Carlito" w:hAnsi="Carlito" w:cs="Carlito"/>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1"/>
    <w:qFormat/>
    <w:rPr>
      <w:rFonts w:ascii="Times New Roman" w:eastAsia="Times New Roman" w:hAnsi="Times New Roman" w:cs="Times New Roman"/>
      <w:sz w:val="96"/>
      <w:szCs w:val="96"/>
      <w:lang w:val="en-US"/>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40"/>
      <w:szCs w:val="40"/>
      <w:lang w:val="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36"/>
      <w:szCs w:val="36"/>
      <w:lang w:val="en-US"/>
    </w:rPr>
  </w:style>
  <w:style w:type="character" w:customStyle="1" w:styleId="Heading4Char">
    <w:name w:val="Heading 4 Char"/>
    <w:basedOn w:val="DefaultParagraphFont"/>
    <w:link w:val="Heading4"/>
    <w:uiPriority w:val="1"/>
    <w:qFormat/>
    <w:rPr>
      <w:rFonts w:ascii="Times New Roman" w:eastAsia="Times New Roman" w:hAnsi="Times New Roman" w:cs="Times New Roman"/>
      <w:b/>
      <w:bCs/>
      <w:sz w:val="32"/>
      <w:szCs w:val="32"/>
      <w:lang w:val="en-US"/>
    </w:rPr>
  </w:style>
  <w:style w:type="character" w:customStyle="1" w:styleId="Heading5Char">
    <w:name w:val="Heading 5 Char"/>
    <w:basedOn w:val="DefaultParagraphFont"/>
    <w:link w:val="Heading5"/>
    <w:uiPriority w:val="1"/>
    <w:qFormat/>
    <w:rPr>
      <w:rFonts w:ascii="Times New Roman" w:eastAsia="Times New Roman" w:hAnsi="Times New Roman" w:cs="Times New Roman"/>
      <w:b/>
      <w:bCs/>
      <w:sz w:val="28"/>
      <w:szCs w:val="28"/>
      <w:lang w:val="en-US"/>
    </w:rPr>
  </w:style>
  <w:style w:type="character" w:customStyle="1" w:styleId="Heading6Char">
    <w:name w:val="Heading 6 Char"/>
    <w:basedOn w:val="DefaultParagraphFont"/>
    <w:link w:val="Heading6"/>
    <w:uiPriority w:val="1"/>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qFormat/>
    <w:rPr>
      <w:rFonts w:ascii="Carlito" w:eastAsia="Carlito" w:hAnsi="Carlito" w:cs="Carlito"/>
      <w:lang w:val="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en-US"/>
    </w:rPr>
  </w:style>
  <w:style w:type="paragraph" w:customStyle="1" w:styleId="ListParagraph1">
    <w:name w:val="List Paragraph1"/>
    <w:basedOn w:val="Normal"/>
    <w:uiPriority w:val="34"/>
    <w:qFormat/>
    <w:pPr>
      <w:ind w:left="840" w:hanging="362"/>
    </w:pPr>
    <w:rPr>
      <w:rFonts w:ascii="Carlito" w:eastAsia="Carlito" w:hAnsi="Carlito" w:cs="Carlito"/>
    </w:rPr>
  </w:style>
  <w:style w:type="paragraph" w:customStyle="1" w:styleId="TableParagraph">
    <w:name w:val="Table Paragraph"/>
    <w:basedOn w:val="Normal"/>
    <w:uiPriority w:val="1"/>
    <w:qFormat/>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qFormat/>
    <w:rPr>
      <w:rFonts w:ascii="Times New Roman" w:eastAsia="Times New Roman" w:hAnsi="Times New Roman" w:cs="Times New Roman"/>
      <w:lang w:val="en-US"/>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www.researchgate.net/publication/350960189_Using_Realia_to_Improve_English_Vocabulary_at_Primary_Level"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drive.google.com/file/d/1E69J1Jh25Od1ZuR90C3ZWgttOQZlRjZT/view?usp=sharing"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ypi.org/project/pyinstaller/"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www.tutorialspoint.com/python/" TargetMode="External"/><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github.com/gst1919/Vocabulary-Tutor.git" TargetMode="External"/><Relationship Id="rId27" Type="http://schemas.openxmlformats.org/officeDocument/2006/relationships/header" Target="header2.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A95A6D2-29B0-496C-A315-F2D60F106A3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21</Pages>
  <Words>2540</Words>
  <Characters>14478</Characters>
  <Application>Microsoft Office Word</Application>
  <DocSecurity>0</DocSecurity>
  <Lines>120</Lines>
  <Paragraphs>33</Paragraphs>
  <ScaleCrop>false</ScaleCrop>
  <Company/>
  <LinksUpToDate>false</LinksUpToDate>
  <CharactersWithSpaces>16985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Afridhi MD</dc:creator>
  <cp:lastModifiedBy>jai santhosh</cp:lastModifiedBy>
  <cp:revision>37</cp:revision>
  <cp:lastPrinted>2021-12-15T01:13:00Z</cp:lastPrinted>
  <dcterms:created xsi:type="dcterms:W3CDTF">2021-12-09T09:27:00Z</dcterms:created>
  <dcterms:modified xsi:type="dcterms:W3CDTF">2021-12-16T14:37:00Z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544874551FFB4A6BAEC8E8EBC71DAED1</vt:lpwstr>
  </property>
</Properties>
</file>